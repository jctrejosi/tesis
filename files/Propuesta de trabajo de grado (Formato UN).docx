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80262F">
      <w:pPr>
        <w:jc w:val="both"/>
        <w:rPr>
          <w:rFonts w:ascii="Ancizar Sans Light" w:hAnsi="Ancizar Sans Light" w:cstheme="minorHAnsi"/>
        </w:rPr>
      </w:pPr>
    </w:p>
    <w:tbl>
      <w:tblPr>
        <w:tblStyle w:val="6"/>
        <w:tblW w:w="499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1"/>
        <w:gridCol w:w="228"/>
        <w:gridCol w:w="3431"/>
        <w:gridCol w:w="650"/>
        <w:gridCol w:w="1499"/>
        <w:gridCol w:w="650"/>
        <w:gridCol w:w="656"/>
        <w:gridCol w:w="724"/>
      </w:tblGrid>
      <w:tr w14:paraId="06296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1188" w:type="pct"/>
            <w:tcBorders>
              <w:right w:val="single" w:color="auto" w:sz="4" w:space="0"/>
            </w:tcBorders>
            <w:shd w:val="clear" w:color="auto" w:fill="E7E6E6"/>
            <w:vAlign w:val="center"/>
          </w:tcPr>
          <w:p w14:paraId="7545D06F">
            <w:pPr>
              <w:jc w:val="center"/>
              <w:rPr>
                <w:rFonts w:ascii="Ancizar Sans Light" w:hAnsi="Ancizar Sans Light" w:cstheme="minorHAnsi"/>
                <w:b/>
              </w:rPr>
            </w:pPr>
            <w:r>
              <w:rPr>
                <w:rFonts w:ascii="Ancizar Sans Light" w:hAnsi="Ancizar Sans Light" w:cstheme="minorHAnsi"/>
                <w:b/>
              </w:rPr>
              <w:t>Programa Curricular</w:t>
            </w:r>
          </w:p>
        </w:tc>
        <w:tc>
          <w:tcPr>
            <w:tcW w:w="111" w:type="pct"/>
            <w:tcBorders>
              <w:top w:val="single" w:color="FFFFFF" w:sz="4" w:space="0"/>
              <w:left w:val="single" w:color="auto" w:sz="4" w:space="0"/>
              <w:bottom w:val="single" w:color="FFFFFF" w:sz="4" w:space="0"/>
              <w:right w:val="double" w:color="auto" w:sz="4" w:space="0"/>
            </w:tcBorders>
            <w:vAlign w:val="center"/>
          </w:tcPr>
          <w:p w14:paraId="125A19BA">
            <w:pPr>
              <w:rPr>
                <w:rFonts w:ascii="Ancizar Sans Light" w:hAnsi="Ancizar Sans Light" w:eastAsia="MS Mincho" w:cstheme="minorHAnsi"/>
                <w:lang w:val="es-ES"/>
              </w:rPr>
            </w:pPr>
          </w:p>
        </w:tc>
        <w:tc>
          <w:tcPr>
            <w:tcW w:w="1669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vAlign w:val="center"/>
          </w:tcPr>
          <w:p w14:paraId="2599C186">
            <w:pPr>
              <w:rPr>
                <w:rFonts w:ascii="Ancizar Sans Light" w:hAnsi="Ancizar Sans Light" w:eastAsia="MS Mincho" w:cstheme="minorHAnsi"/>
                <w:lang w:val="es-ES"/>
              </w:rPr>
            </w:pPr>
            <w:r>
              <w:rPr>
                <w:rFonts w:ascii="Ancizar Sans Light" w:hAnsi="Ancizar Sans Light" w:eastAsia="MS Mincho" w:cstheme="minorHAnsi"/>
                <w:lang w:val="es-ES"/>
              </w:rPr>
              <w:t>Administración de Sistemas Informáticos</w:t>
            </w:r>
          </w:p>
        </w:tc>
        <w:tc>
          <w:tcPr>
            <w:tcW w:w="316" w:type="pct"/>
            <w:tcBorders>
              <w:top w:val="single" w:color="FFFFFF" w:sz="4" w:space="0"/>
              <w:left w:val="double" w:color="auto" w:sz="4" w:space="0"/>
              <w:bottom w:val="single" w:color="FFFFFF" w:sz="4" w:space="0"/>
              <w:right w:val="single" w:color="auto" w:sz="4" w:space="0"/>
            </w:tcBorders>
            <w:vAlign w:val="center"/>
          </w:tcPr>
          <w:p w14:paraId="16A1FA10">
            <w:pPr>
              <w:rPr>
                <w:rFonts w:ascii="Ancizar Sans Light" w:hAnsi="Ancizar Sans Light" w:eastAsia="MS Mincho" w:cstheme="minorHAnsi"/>
                <w:lang w:val="es-ES"/>
              </w:rPr>
            </w:pPr>
          </w:p>
        </w:tc>
        <w:tc>
          <w:tcPr>
            <w:tcW w:w="729" w:type="pct"/>
            <w:tcBorders>
              <w:left w:val="single" w:color="auto" w:sz="4" w:space="0"/>
              <w:right w:val="double" w:color="auto" w:sz="4" w:space="0"/>
            </w:tcBorders>
            <w:shd w:val="clear" w:color="auto" w:fill="E7E6E6"/>
            <w:vAlign w:val="center"/>
          </w:tcPr>
          <w:p w14:paraId="5F02FD1F">
            <w:pPr>
              <w:rPr>
                <w:rFonts w:ascii="Ancizar Sans Light" w:hAnsi="Ancizar Sans Light" w:eastAsia="MS Mincho" w:cstheme="minorHAnsi"/>
                <w:lang w:val="es-ES"/>
              </w:rPr>
            </w:pPr>
            <w:r>
              <w:rPr>
                <w:rFonts w:ascii="Ancizar Sans Light" w:hAnsi="Ancizar Sans Light" w:cstheme="minorHAnsi"/>
                <w:b/>
              </w:rPr>
              <w:t>Fecha</w:t>
            </w:r>
          </w:p>
        </w:tc>
        <w:tc>
          <w:tcPr>
            <w:tcW w:w="316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vAlign w:val="center"/>
          </w:tcPr>
          <w:p w14:paraId="10B568C7">
            <w:pPr>
              <w:jc w:val="center"/>
              <w:rPr>
                <w:rFonts w:hint="default" w:ascii="Ancizar Sans Light" w:hAnsi="Ancizar Sans Light" w:eastAsia="MS Mincho" w:cstheme="minorHAnsi"/>
                <w:lang w:val="es-CO"/>
              </w:rPr>
            </w:pPr>
            <w:r>
              <w:rPr>
                <w:rFonts w:hint="default" w:ascii="Ancizar Sans Light" w:hAnsi="Ancizar Sans Light" w:cstheme="minorHAnsi"/>
                <w:color w:val="AEAAAA"/>
                <w:lang w:val="es-CO"/>
              </w:rPr>
              <w:t>15</w:t>
            </w:r>
          </w:p>
        </w:tc>
        <w:tc>
          <w:tcPr>
            <w:tcW w:w="319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vAlign w:val="center"/>
          </w:tcPr>
          <w:p w14:paraId="1A815DF5">
            <w:pPr>
              <w:jc w:val="center"/>
              <w:rPr>
                <w:rFonts w:hint="default" w:ascii="Ancizar Sans Light" w:hAnsi="Ancizar Sans Light" w:eastAsia="MS Mincho" w:cstheme="minorHAnsi"/>
                <w:color w:val="BFBFBF" w:themeColor="background1" w:themeShade="BF"/>
                <w:lang w:val="es-CO"/>
              </w:rPr>
            </w:pPr>
            <w:r>
              <w:rPr>
                <w:rFonts w:hint="default" w:ascii="Ancizar Sans Light" w:hAnsi="Ancizar Sans Light" w:eastAsia="MS Mincho" w:cstheme="minorHAnsi"/>
                <w:color w:val="BFBFBF" w:themeColor="background1" w:themeShade="BF"/>
                <w:lang w:val="es-CO"/>
              </w:rPr>
              <w:t>11</w:t>
            </w:r>
          </w:p>
        </w:tc>
        <w:tc>
          <w:tcPr>
            <w:tcW w:w="352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vAlign w:val="center"/>
          </w:tcPr>
          <w:p w14:paraId="6FFE344D">
            <w:pPr>
              <w:jc w:val="center"/>
              <w:rPr>
                <w:rFonts w:hint="default" w:ascii="Ancizar Sans Light" w:hAnsi="Ancizar Sans Light" w:eastAsia="MS Mincho" w:cstheme="minorHAnsi"/>
                <w:lang w:val="es-CO"/>
              </w:rPr>
            </w:pPr>
            <w:r>
              <w:rPr>
                <w:rFonts w:hint="default" w:ascii="Ancizar Sans Light" w:hAnsi="Ancizar Sans Light" w:cstheme="minorHAnsi"/>
                <w:color w:val="AEAAAA"/>
                <w:lang w:val="es-CO"/>
              </w:rPr>
              <w:t>2025</w:t>
            </w:r>
          </w:p>
        </w:tc>
      </w:tr>
    </w:tbl>
    <w:p w14:paraId="7D385451">
      <w:pPr>
        <w:jc w:val="both"/>
        <w:rPr>
          <w:rFonts w:ascii="Ancizar Sans Light" w:hAnsi="Ancizar Sans Light" w:cstheme="minorHAnsi"/>
        </w:rPr>
      </w:pPr>
    </w:p>
    <w:p w14:paraId="7507A71A">
      <w:pPr>
        <w:jc w:val="both"/>
        <w:rPr>
          <w:rFonts w:ascii="Ancizar Sans Light" w:hAnsi="Ancizar Sans Light" w:cstheme="minorHAnsi"/>
        </w:rPr>
      </w:pPr>
    </w:p>
    <w:tbl>
      <w:tblPr>
        <w:tblStyle w:val="6"/>
        <w:tblW w:w="5000" w:type="pct"/>
        <w:tblInd w:w="0" w:type="dxa"/>
        <w:tblBorders>
          <w:top w:val="double" w:color="auto" w:sz="6" w:space="0"/>
          <w:left w:val="double" w:color="auto" w:sz="6" w:space="0"/>
          <w:bottom w:val="double" w:color="auto" w:sz="6" w:space="0"/>
          <w:right w:val="doub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85" w:type="dxa"/>
          <w:bottom w:w="0" w:type="dxa"/>
          <w:right w:w="70" w:type="dxa"/>
        </w:tblCellMar>
      </w:tblPr>
      <w:tblGrid>
        <w:gridCol w:w="2432"/>
        <w:gridCol w:w="575"/>
        <w:gridCol w:w="393"/>
        <w:gridCol w:w="534"/>
        <w:gridCol w:w="361"/>
        <w:gridCol w:w="515"/>
        <w:gridCol w:w="400"/>
        <w:gridCol w:w="5027"/>
      </w:tblGrid>
      <w:tr w14:paraId="11CB2221">
        <w:tblPrEx>
          <w:tblBorders>
            <w:top w:val="double" w:color="auto" w:sz="6" w:space="0"/>
            <w:left w:val="double" w:color="auto" w:sz="6" w:space="0"/>
            <w:bottom w:val="double" w:color="auto" w:sz="6" w:space="0"/>
            <w:right w:val="doub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85" w:type="dxa"/>
            <w:bottom w:w="0" w:type="dxa"/>
            <w:right w:w="70" w:type="dxa"/>
          </w:tblCellMar>
        </w:tblPrEx>
        <w:trPr>
          <w:trHeight w:val="340" w:hRule="atLeast"/>
        </w:trPr>
        <w:tc>
          <w:tcPr>
            <w:tcW w:w="5000" w:type="pct"/>
            <w:gridSpan w:val="8"/>
            <w:shd w:val="clear" w:color="auto" w:fill="D8D8D8" w:themeFill="background1" w:themeFillShade="D9"/>
            <w:vAlign w:val="center"/>
          </w:tcPr>
          <w:p w14:paraId="41A27E11">
            <w:pPr>
              <w:ind w:left="-70"/>
              <w:jc w:val="center"/>
              <w:rPr>
                <w:rFonts w:ascii="Ancizar Sans Light" w:hAnsi="Ancizar Sans Light" w:cstheme="minorHAnsi"/>
                <w:b/>
              </w:rPr>
            </w:pPr>
            <w:r>
              <w:rPr>
                <w:rFonts w:ascii="Ancizar Sans Light" w:hAnsi="Ancizar Sans Light" w:cstheme="minorHAnsi"/>
                <w:b/>
              </w:rPr>
              <w:t>Datos del estudiante</w:t>
            </w:r>
          </w:p>
        </w:tc>
      </w:tr>
      <w:tr w14:paraId="2D7ADCEA">
        <w:tblPrEx>
          <w:tblBorders>
            <w:top w:val="double" w:color="auto" w:sz="6" w:space="0"/>
            <w:left w:val="double" w:color="auto" w:sz="6" w:space="0"/>
            <w:bottom w:val="double" w:color="auto" w:sz="6" w:space="0"/>
            <w:right w:val="doub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85" w:type="dxa"/>
            <w:bottom w:w="0" w:type="dxa"/>
            <w:right w:w="70" w:type="dxa"/>
          </w:tblCellMar>
        </w:tblPrEx>
        <w:trPr>
          <w:trHeight w:val="340" w:hRule="atLeast"/>
        </w:trPr>
        <w:tc>
          <w:tcPr>
            <w:tcW w:w="2544" w:type="pct"/>
            <w:gridSpan w:val="7"/>
            <w:vAlign w:val="center"/>
          </w:tcPr>
          <w:p w14:paraId="38E8F832">
            <w:pPr>
              <w:spacing w:line="240" w:lineRule="atLeast"/>
              <w:rPr>
                <w:rFonts w:ascii="Ancizar Sans Light" w:hAnsi="Ancizar Sans Light" w:cstheme="minorHAnsi"/>
                <w:sz w:val="22"/>
              </w:rPr>
            </w:pPr>
            <w:r>
              <w:rPr>
                <w:rFonts w:ascii="Ancizar Sans Light" w:hAnsi="Ancizar Sans Light" w:cstheme="minorHAnsi"/>
                <w:sz w:val="22"/>
              </w:rPr>
              <w:t>Nombres:   Juan Carlos</w:t>
            </w:r>
          </w:p>
        </w:tc>
        <w:tc>
          <w:tcPr>
            <w:tcW w:w="2456" w:type="pct"/>
            <w:vAlign w:val="center"/>
          </w:tcPr>
          <w:p w14:paraId="5C867672">
            <w:pPr>
              <w:ind w:left="-70"/>
              <w:rPr>
                <w:rFonts w:ascii="Ancizar Sans Light" w:hAnsi="Ancizar Sans Light" w:cstheme="minorHAnsi"/>
                <w:sz w:val="22"/>
              </w:rPr>
            </w:pPr>
            <w:r>
              <w:rPr>
                <w:rFonts w:ascii="Ancizar Sans Light" w:hAnsi="Ancizar Sans Light" w:cstheme="minorHAnsi"/>
                <w:sz w:val="22"/>
              </w:rPr>
              <w:t xml:space="preserve"> Apellidos: Trejos Iglesias</w:t>
            </w:r>
          </w:p>
        </w:tc>
      </w:tr>
      <w:tr w14:paraId="523C64FA">
        <w:tblPrEx>
          <w:tblBorders>
            <w:top w:val="double" w:color="auto" w:sz="6" w:space="0"/>
            <w:left w:val="double" w:color="auto" w:sz="6" w:space="0"/>
            <w:bottom w:val="double" w:color="auto" w:sz="6" w:space="0"/>
            <w:right w:val="doub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85" w:type="dxa"/>
            <w:bottom w:w="0" w:type="dxa"/>
            <w:right w:w="70" w:type="dxa"/>
          </w:tblCellMar>
        </w:tblPrEx>
        <w:trPr>
          <w:trHeight w:val="340" w:hRule="atLeast"/>
        </w:trPr>
        <w:tc>
          <w:tcPr>
            <w:tcW w:w="1189" w:type="pct"/>
            <w:vAlign w:val="center"/>
          </w:tcPr>
          <w:p w14:paraId="5D79CD41">
            <w:pPr>
              <w:spacing w:line="240" w:lineRule="atLeast"/>
              <w:rPr>
                <w:rFonts w:ascii="Ancizar Sans Light" w:hAnsi="Ancizar Sans Light" w:cstheme="minorHAnsi"/>
              </w:rPr>
            </w:pPr>
            <w:r>
              <w:rPr>
                <w:rFonts w:ascii="Ancizar Sans Light" w:hAnsi="Ancizar Sans Light" w:cstheme="minorHAnsi"/>
              </w:rPr>
              <w:t xml:space="preserve">Tipo de identificación: </w:t>
            </w:r>
          </w:p>
        </w:tc>
        <w:tc>
          <w:tcPr>
            <w:tcW w:w="282" w:type="pct"/>
            <w:vAlign w:val="center"/>
          </w:tcPr>
          <w:p w14:paraId="24C4250F">
            <w:pPr>
              <w:spacing w:line="240" w:lineRule="atLeast"/>
              <w:jc w:val="center"/>
              <w:rPr>
                <w:rFonts w:ascii="Ancizar Sans Light" w:hAnsi="Ancizar Sans Light" w:cstheme="minorHAnsi"/>
              </w:rPr>
            </w:pPr>
            <w:r>
              <w:rPr>
                <w:rFonts w:ascii="Ancizar Sans Light" w:hAnsi="Ancizar Sans Light" w:cstheme="minorHAnsi"/>
                <w:color w:val="AEAAAA"/>
              </w:rPr>
              <w:t>T.I.</w:t>
            </w:r>
          </w:p>
        </w:tc>
        <w:tc>
          <w:tcPr>
            <w:tcW w:w="193" w:type="pct"/>
            <w:vAlign w:val="center"/>
          </w:tcPr>
          <w:p w14:paraId="13CE8040">
            <w:pPr>
              <w:spacing w:line="240" w:lineRule="atLeast"/>
              <w:jc w:val="center"/>
              <w:rPr>
                <w:rFonts w:ascii="Ancizar Sans Light" w:hAnsi="Ancizar Sans Light" w:cstheme="minorHAnsi"/>
              </w:rPr>
            </w:pPr>
          </w:p>
        </w:tc>
        <w:tc>
          <w:tcPr>
            <w:tcW w:w="255" w:type="pct"/>
            <w:vAlign w:val="center"/>
          </w:tcPr>
          <w:p w14:paraId="741ADBE2">
            <w:pPr>
              <w:spacing w:line="240" w:lineRule="atLeast"/>
              <w:jc w:val="center"/>
              <w:rPr>
                <w:rFonts w:ascii="Ancizar Sans Light" w:hAnsi="Ancizar Sans Light" w:cstheme="minorHAnsi"/>
              </w:rPr>
            </w:pPr>
            <w:r>
              <w:rPr>
                <w:rFonts w:ascii="Ancizar Sans Light" w:hAnsi="Ancizar Sans Light" w:cstheme="minorHAnsi"/>
                <w:color w:val="AEAAAA"/>
              </w:rPr>
              <w:t>C.C.</w:t>
            </w:r>
          </w:p>
        </w:tc>
        <w:tc>
          <w:tcPr>
            <w:tcW w:w="177" w:type="pct"/>
            <w:vAlign w:val="center"/>
          </w:tcPr>
          <w:p w14:paraId="457255A0">
            <w:pPr>
              <w:spacing w:line="240" w:lineRule="atLeast"/>
              <w:jc w:val="center"/>
              <w:rPr>
                <w:rFonts w:ascii="Ancizar Sans Light" w:hAnsi="Ancizar Sans Light" w:cstheme="minorHAnsi"/>
              </w:rPr>
            </w:pPr>
            <w:r>
              <w:rPr>
                <w:rFonts w:ascii="Ancizar Sans Light" w:hAnsi="Ancizar Sans Light" w:cstheme="minorHAnsi"/>
              </w:rPr>
              <w:t>x</w:t>
            </w:r>
          </w:p>
        </w:tc>
        <w:tc>
          <w:tcPr>
            <w:tcW w:w="252" w:type="pct"/>
            <w:vAlign w:val="center"/>
          </w:tcPr>
          <w:p w14:paraId="4E4BC3F3">
            <w:pPr>
              <w:spacing w:line="240" w:lineRule="atLeast"/>
              <w:jc w:val="center"/>
              <w:rPr>
                <w:rFonts w:ascii="Ancizar Sans Light" w:hAnsi="Ancizar Sans Light" w:cstheme="minorHAnsi"/>
                <w:sz w:val="22"/>
              </w:rPr>
            </w:pPr>
            <w:r>
              <w:rPr>
                <w:rFonts w:ascii="Ancizar Sans Light" w:hAnsi="Ancizar Sans Light" w:cstheme="minorHAnsi"/>
                <w:color w:val="AEAAAA"/>
                <w:sz w:val="22"/>
              </w:rPr>
              <w:t>C.E.</w:t>
            </w:r>
          </w:p>
        </w:tc>
        <w:tc>
          <w:tcPr>
            <w:tcW w:w="196" w:type="pct"/>
            <w:vAlign w:val="center"/>
          </w:tcPr>
          <w:p w14:paraId="4BA91F89">
            <w:pPr>
              <w:spacing w:line="240" w:lineRule="atLeast"/>
              <w:rPr>
                <w:rFonts w:ascii="Ancizar Sans Light" w:hAnsi="Ancizar Sans Light" w:cstheme="minorHAnsi"/>
                <w:sz w:val="22"/>
                <w:highlight w:val="yellow"/>
              </w:rPr>
            </w:pPr>
          </w:p>
        </w:tc>
        <w:tc>
          <w:tcPr>
            <w:tcW w:w="2456" w:type="pct"/>
            <w:vAlign w:val="center"/>
          </w:tcPr>
          <w:p w14:paraId="322BB7F1">
            <w:pPr>
              <w:ind w:left="-70"/>
              <w:rPr>
                <w:rFonts w:ascii="Ancizar Sans Light" w:hAnsi="Ancizar Sans Light" w:cstheme="minorHAnsi"/>
                <w:sz w:val="22"/>
              </w:rPr>
            </w:pPr>
            <w:r>
              <w:rPr>
                <w:rFonts w:ascii="Ancizar Sans Light" w:hAnsi="Ancizar Sans Light" w:cstheme="minorHAnsi"/>
                <w:sz w:val="22"/>
              </w:rPr>
              <w:t xml:space="preserve"> Número:  1059712099</w:t>
            </w:r>
          </w:p>
        </w:tc>
      </w:tr>
      <w:tr w14:paraId="54C98368">
        <w:tblPrEx>
          <w:tblBorders>
            <w:top w:val="double" w:color="auto" w:sz="6" w:space="0"/>
            <w:left w:val="double" w:color="auto" w:sz="6" w:space="0"/>
            <w:bottom w:val="double" w:color="auto" w:sz="6" w:space="0"/>
            <w:right w:val="doub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85" w:type="dxa"/>
            <w:bottom w:w="0" w:type="dxa"/>
            <w:right w:w="70" w:type="dxa"/>
          </w:tblCellMar>
        </w:tblPrEx>
        <w:trPr>
          <w:trHeight w:val="442" w:hRule="atLeast"/>
        </w:trPr>
        <w:tc>
          <w:tcPr>
            <w:tcW w:w="2544" w:type="pct"/>
            <w:gridSpan w:val="7"/>
            <w:vAlign w:val="center"/>
          </w:tcPr>
          <w:p w14:paraId="71FAAF26">
            <w:pPr>
              <w:rPr>
                <w:rFonts w:ascii="Ancizar Sans Light" w:hAnsi="Ancizar Sans Light" w:cstheme="minorHAnsi"/>
                <w:sz w:val="22"/>
              </w:rPr>
            </w:pPr>
            <w:r>
              <w:rPr>
                <w:rFonts w:ascii="Ancizar Sans Light" w:hAnsi="Ancizar Sans Light" w:cstheme="minorHAnsi"/>
                <w:sz w:val="22"/>
              </w:rPr>
              <w:t>Correo institucional: jctrejosi@unal.edu.co</w:t>
            </w:r>
          </w:p>
        </w:tc>
        <w:tc>
          <w:tcPr>
            <w:tcW w:w="2456" w:type="pct"/>
            <w:vAlign w:val="center"/>
          </w:tcPr>
          <w:p w14:paraId="391E26F6">
            <w:pPr>
              <w:rPr>
                <w:rFonts w:ascii="Ancizar Sans Light" w:hAnsi="Ancizar Sans Light" w:cstheme="minorHAnsi"/>
                <w:sz w:val="22"/>
              </w:rPr>
            </w:pPr>
            <w:r>
              <w:rPr>
                <w:rFonts w:ascii="Ancizar Sans Light" w:hAnsi="Ancizar Sans Light" w:cstheme="minorHAnsi"/>
                <w:sz w:val="22"/>
              </w:rPr>
              <w:t>Teléfono: 3148854358</w:t>
            </w:r>
          </w:p>
        </w:tc>
      </w:tr>
    </w:tbl>
    <w:p w14:paraId="51C31707">
      <w:pPr>
        <w:jc w:val="both"/>
        <w:rPr>
          <w:rFonts w:ascii="Ancizar Sans Light" w:hAnsi="Ancizar Sans Light" w:cstheme="minorHAnsi"/>
        </w:rPr>
      </w:pPr>
    </w:p>
    <w:p w14:paraId="4457571C">
      <w:pPr>
        <w:rPr>
          <w:rFonts w:ascii="Ancizar Sans Light" w:hAnsi="Ancizar Sans Light" w:cstheme="minorHAnsi"/>
        </w:rPr>
      </w:pPr>
    </w:p>
    <w:tbl>
      <w:tblPr>
        <w:tblStyle w:val="6"/>
        <w:tblW w:w="5000" w:type="pct"/>
        <w:tblInd w:w="0" w:type="dxa"/>
        <w:tblBorders>
          <w:top w:val="double" w:color="auto" w:sz="6" w:space="0"/>
          <w:left w:val="double" w:color="auto" w:sz="6" w:space="0"/>
          <w:bottom w:val="double" w:color="auto" w:sz="6" w:space="0"/>
          <w:right w:val="doub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85" w:type="dxa"/>
          <w:bottom w:w="0" w:type="dxa"/>
          <w:right w:w="70" w:type="dxa"/>
        </w:tblCellMar>
      </w:tblPr>
      <w:tblGrid>
        <w:gridCol w:w="10237"/>
      </w:tblGrid>
      <w:tr w14:paraId="077E311D">
        <w:tblPrEx>
          <w:tblBorders>
            <w:top w:val="double" w:color="auto" w:sz="6" w:space="0"/>
            <w:left w:val="double" w:color="auto" w:sz="6" w:space="0"/>
            <w:bottom w:val="double" w:color="auto" w:sz="6" w:space="0"/>
            <w:right w:val="doub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85" w:type="dxa"/>
            <w:bottom w:w="0" w:type="dxa"/>
            <w:right w:w="70" w:type="dxa"/>
          </w:tblCellMar>
        </w:tblPrEx>
        <w:trPr>
          <w:trHeight w:val="340" w:hRule="atLeast"/>
        </w:trPr>
        <w:tc>
          <w:tcPr>
            <w:tcW w:w="5000" w:type="pct"/>
            <w:shd w:val="clear" w:color="auto" w:fill="D8D8D8" w:themeFill="background1" w:themeFillShade="D9"/>
            <w:vAlign w:val="center"/>
          </w:tcPr>
          <w:p w14:paraId="65B5B8C4">
            <w:pPr>
              <w:ind w:left="-70"/>
              <w:jc w:val="center"/>
              <w:rPr>
                <w:rFonts w:ascii="Ancizar Sans Light" w:hAnsi="Ancizar Sans Light" w:cstheme="minorHAnsi"/>
                <w:b/>
              </w:rPr>
            </w:pPr>
            <w:r>
              <w:rPr>
                <w:rFonts w:ascii="Ancizar Sans Light" w:hAnsi="Ancizar Sans Light" w:cstheme="minorHAnsi"/>
                <w:b/>
              </w:rPr>
              <w:t>Formulación Trabajo de Grado</w:t>
            </w:r>
          </w:p>
        </w:tc>
      </w:tr>
    </w:tbl>
    <w:p w14:paraId="0F2EED52">
      <w:pPr>
        <w:rPr>
          <w:rFonts w:ascii="Ancizar Sans Light" w:hAnsi="Ancizar Sans Light"/>
          <w:b/>
          <w:bCs/>
          <w:sz w:val="20"/>
          <w:szCs w:val="20"/>
        </w:rPr>
      </w:pPr>
    </w:p>
    <w:p w14:paraId="165316B8">
      <w:pPr>
        <w:rPr>
          <w:rFonts w:ascii="Ancizar Sans Light" w:hAnsi="Ancizar Sans Light"/>
          <w:b/>
          <w:bCs/>
          <w:sz w:val="20"/>
          <w:szCs w:val="20"/>
        </w:rPr>
      </w:pPr>
    </w:p>
    <w:tbl>
      <w:tblPr>
        <w:tblStyle w:val="6"/>
        <w:tblW w:w="5000" w:type="pct"/>
        <w:tblInd w:w="0" w:type="dxa"/>
        <w:tblBorders>
          <w:top w:val="double" w:color="auto" w:sz="6" w:space="0"/>
          <w:left w:val="double" w:color="auto" w:sz="6" w:space="0"/>
          <w:bottom w:val="double" w:color="auto" w:sz="6" w:space="0"/>
          <w:right w:val="doub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70" w:type="dxa"/>
          <w:bottom w:w="0" w:type="dxa"/>
          <w:right w:w="70" w:type="dxa"/>
        </w:tblCellMar>
      </w:tblPr>
      <w:tblGrid>
        <w:gridCol w:w="10222"/>
      </w:tblGrid>
      <w:tr w14:paraId="4D07AC25">
        <w:tblPrEx>
          <w:tblBorders>
            <w:top w:val="double" w:color="auto" w:sz="6" w:space="0"/>
            <w:left w:val="double" w:color="auto" w:sz="6" w:space="0"/>
            <w:bottom w:val="double" w:color="auto" w:sz="6" w:space="0"/>
            <w:right w:val="doub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596" w:hRule="atLeast"/>
        </w:trPr>
        <w:tc>
          <w:tcPr>
            <w:tcW w:w="5000" w:type="pct"/>
          </w:tcPr>
          <w:p w14:paraId="0C9B3F9A">
            <w:pPr>
              <w:spacing w:before="60" w:after="60"/>
              <w:rPr>
                <w:rFonts w:ascii="Ancizar Sans Light" w:hAnsi="Ancizar Sans Light"/>
                <w:sz w:val="20"/>
                <w:szCs w:val="18"/>
              </w:rPr>
            </w:pPr>
            <w:r>
              <w:rPr>
                <w:rFonts w:ascii="Ancizar Sans Light" w:hAnsi="Ancizar Sans Light"/>
                <w:b/>
                <w:sz w:val="20"/>
                <w:szCs w:val="18"/>
              </w:rPr>
              <w:t>1. MODALIDAD/SUBMODALIDAD DE TRABAJO DE GRADO</w:t>
            </w:r>
          </w:p>
          <w:p w14:paraId="3AE3B79C">
            <w:pPr>
              <w:spacing w:before="60" w:after="60"/>
              <w:jc w:val="both"/>
              <w:rPr>
                <w:rFonts w:ascii="Ancizar Sans Light" w:hAnsi="Ancizar Sans Light"/>
                <w:b/>
                <w:sz w:val="18"/>
                <w:szCs w:val="18"/>
              </w:rPr>
            </w:pPr>
            <w:r>
              <w:rPr>
                <w:rStyle w:val="12"/>
                <w:rFonts w:ascii="Ancizar Sans Light" w:hAnsi="Ancizar Sans Light" w:cs="Segoe UI"/>
                <w:color w:val="808080" w:themeColor="background1" w:themeShade="80"/>
                <w:sz w:val="18"/>
                <w:szCs w:val="18"/>
                <w:shd w:val="clear" w:color="auto" w:fill="FFFFFF"/>
              </w:rPr>
              <w:t>Proyecto Final (aplicación/ingeniería aplicada).</w:t>
            </w:r>
            <w:r>
              <w:rPr>
                <w:rFonts w:ascii="Ancizar Sans Light" w:hAnsi="Ancizar Sans Light" w:cs="Segoe UI"/>
                <w:color w:val="808080" w:themeColor="background1" w:themeShade="80"/>
                <w:sz w:val="18"/>
                <w:szCs w:val="18"/>
                <w:shd w:val="clear" w:color="auto" w:fill="FFFFFF"/>
              </w:rPr>
              <w:t> La naturaleza del trabajo es de diseño, implementación y validación de un prototipo funcional (hardware + firmware + modelo de control) orientado a resolver un problema práctico: automatización de variables ambientales en un cultivo indoor de pequeña escala.</w:t>
            </w:r>
          </w:p>
        </w:tc>
      </w:tr>
    </w:tbl>
    <w:p w14:paraId="3A63E46E">
      <w:pPr>
        <w:rPr>
          <w:rFonts w:ascii="Ancizar Sans Light" w:hAnsi="Ancizar Sans Light"/>
          <w:b/>
          <w:bCs/>
          <w:sz w:val="20"/>
          <w:szCs w:val="20"/>
        </w:rPr>
      </w:pPr>
    </w:p>
    <w:p w14:paraId="253F1366">
      <w:pPr>
        <w:rPr>
          <w:rFonts w:ascii="Ancizar Sans Light" w:hAnsi="Ancizar Sans Light"/>
          <w:b/>
          <w:bCs/>
          <w:sz w:val="20"/>
          <w:szCs w:val="20"/>
        </w:rPr>
      </w:pPr>
    </w:p>
    <w:tbl>
      <w:tblPr>
        <w:tblStyle w:val="6"/>
        <w:tblW w:w="5000" w:type="pct"/>
        <w:tblInd w:w="0" w:type="dxa"/>
        <w:tblBorders>
          <w:top w:val="double" w:color="auto" w:sz="6" w:space="0"/>
          <w:left w:val="double" w:color="auto" w:sz="6" w:space="0"/>
          <w:bottom w:val="double" w:color="auto" w:sz="6" w:space="0"/>
          <w:right w:val="doub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70" w:type="dxa"/>
          <w:bottom w:w="0" w:type="dxa"/>
          <w:right w:w="70" w:type="dxa"/>
        </w:tblCellMar>
      </w:tblPr>
      <w:tblGrid>
        <w:gridCol w:w="10222"/>
      </w:tblGrid>
      <w:tr w14:paraId="1EE68821">
        <w:tblPrEx>
          <w:tblBorders>
            <w:top w:val="double" w:color="auto" w:sz="6" w:space="0"/>
            <w:left w:val="double" w:color="auto" w:sz="6" w:space="0"/>
            <w:bottom w:val="double" w:color="auto" w:sz="6" w:space="0"/>
            <w:right w:val="doub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96" w:hRule="atLeast"/>
        </w:trPr>
        <w:tc>
          <w:tcPr>
            <w:tcW w:w="5000" w:type="pct"/>
          </w:tcPr>
          <w:p w14:paraId="7FD7F5CF">
            <w:pPr>
              <w:spacing w:before="60" w:after="60"/>
              <w:rPr>
                <w:rFonts w:ascii="Ancizar Sans Light" w:hAnsi="Ancizar Sans Light"/>
                <w:sz w:val="20"/>
                <w:szCs w:val="18"/>
              </w:rPr>
            </w:pPr>
            <w:r>
              <w:rPr>
                <w:rFonts w:ascii="Ancizar Sans Light" w:hAnsi="Ancizar Sans Light"/>
                <w:b/>
                <w:sz w:val="20"/>
                <w:szCs w:val="18"/>
              </w:rPr>
              <w:t>2. TÍTULO DEL TRABAJO DE GRADO</w:t>
            </w:r>
          </w:p>
          <w:p w14:paraId="1AFE0A86">
            <w:pPr>
              <w:rPr>
                <w:rFonts w:hint="default" w:ascii="Ancizar Sans Light" w:hAnsi="Ancizar Sans Light"/>
                <w:bCs/>
                <w:i/>
                <w:iCs/>
                <w:color w:val="808080" w:themeColor="background1" w:themeShade="80"/>
                <w:sz w:val="18"/>
                <w:szCs w:val="18"/>
                <w:lang w:val="es-CO"/>
              </w:rPr>
            </w:pPr>
            <w:r>
              <w:rPr>
                <w:rFonts w:hint="default" w:ascii="Ancizar Sans Light" w:hAnsi="Ancizar Sans Light"/>
                <w:bCs/>
                <w:i/>
                <w:iCs/>
                <w:color w:val="808080" w:themeColor="background1" w:themeShade="80"/>
                <w:sz w:val="18"/>
                <w:szCs w:val="18"/>
              </w:rPr>
              <w:t>Diseño y evaluación de un sistema automatizado de cultivo indoor, con estrategias de control basadas en análisis de datos e inteligencia artificial.</w:t>
            </w:r>
          </w:p>
        </w:tc>
      </w:tr>
    </w:tbl>
    <w:p w14:paraId="0D011E7A">
      <w:pPr>
        <w:jc w:val="center"/>
        <w:rPr>
          <w:rFonts w:ascii="Ancizar Sans Light" w:hAnsi="Ancizar Sans Light"/>
          <w:b/>
          <w:bCs/>
          <w:sz w:val="20"/>
          <w:szCs w:val="20"/>
        </w:rPr>
      </w:pPr>
    </w:p>
    <w:p w14:paraId="7EFAE28B">
      <w:pPr>
        <w:jc w:val="center"/>
        <w:rPr>
          <w:rFonts w:ascii="Ancizar Sans Light" w:hAnsi="Ancizar Sans Light"/>
          <w:b/>
          <w:bCs/>
          <w:sz w:val="20"/>
          <w:szCs w:val="20"/>
        </w:rPr>
      </w:pPr>
    </w:p>
    <w:tbl>
      <w:tblPr>
        <w:tblStyle w:val="6"/>
        <w:tblW w:w="5000" w:type="pct"/>
        <w:tblInd w:w="0" w:type="dxa"/>
        <w:tblBorders>
          <w:top w:val="double" w:color="auto" w:sz="6" w:space="0"/>
          <w:left w:val="double" w:color="auto" w:sz="6" w:space="0"/>
          <w:bottom w:val="double" w:color="auto" w:sz="6" w:space="0"/>
          <w:right w:val="doub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70" w:type="dxa"/>
          <w:bottom w:w="0" w:type="dxa"/>
          <w:right w:w="70" w:type="dxa"/>
        </w:tblCellMar>
      </w:tblPr>
      <w:tblGrid>
        <w:gridCol w:w="10222"/>
      </w:tblGrid>
      <w:tr w14:paraId="4E0FB27E">
        <w:tblPrEx>
          <w:tblBorders>
            <w:top w:val="double" w:color="auto" w:sz="6" w:space="0"/>
            <w:left w:val="double" w:color="auto" w:sz="6" w:space="0"/>
            <w:bottom w:val="double" w:color="auto" w:sz="6" w:space="0"/>
            <w:right w:val="doub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00" w:hRule="atLeast"/>
        </w:trPr>
        <w:tc>
          <w:tcPr>
            <w:tcW w:w="5000" w:type="pct"/>
            <w:vAlign w:val="center"/>
          </w:tcPr>
          <w:p w14:paraId="79D1DF7C">
            <w:pPr>
              <w:spacing w:before="60" w:after="60"/>
              <w:rPr>
                <w:rFonts w:ascii="Ancizar Sans Light" w:hAnsi="Ancizar Sans Light"/>
                <w:sz w:val="20"/>
                <w:szCs w:val="18"/>
              </w:rPr>
            </w:pPr>
            <w:r>
              <w:rPr>
                <w:rFonts w:ascii="Ancizar Sans Light" w:hAnsi="Ancizar Sans Light"/>
                <w:b/>
                <w:sz w:val="20"/>
                <w:szCs w:val="18"/>
              </w:rPr>
              <w:t>3. INTRODUCCIÓN Y JUSTIFICACIÓN</w:t>
            </w:r>
          </w:p>
          <w:p w14:paraId="4BD48804">
            <w:pPr>
              <w:spacing w:before="60" w:after="60"/>
              <w:jc w:val="both"/>
              <w:rPr>
                <w:rFonts w:hint="default"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  <w:r>
              <w:rPr>
                <w:rFonts w:hint="default"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  <w:t xml:space="preserve">La agricultura en ambiente controlado (CEA) ha sido objeto de creciente interés académico en los últimos años. Revisiones recientes destacan el potencial de granjas verticales e invernaderos para producir alimentos urbanos con eficiencia y menor huella ambiental (Vatistas, Avgoustaki &amp; Bartzanas, 2022), pero también señalan desafíos importantes en escalabilidad y sostenibilidad operativa (Burritt, de Souza &amp; Peterson, 2025). Además, </w:t>
            </w:r>
            <w:r>
              <w:rPr>
                <w:rFonts w:hint="default"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  <w:lang w:val="es-CO"/>
              </w:rPr>
              <w:t>integrar</w:t>
            </w:r>
            <w:r>
              <w:rPr>
                <w:rFonts w:hint="default"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  <w:t xml:space="preserve"> sensores inteligentes y métodos de control avanzados en CEA</w:t>
            </w:r>
            <w:r>
              <w:rPr>
                <w:rFonts w:hint="default"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  <w:lang w:val="es-CO"/>
              </w:rPr>
              <w:t xml:space="preserve">, </w:t>
            </w:r>
            <w:r>
              <w:rPr>
                <w:rFonts w:hint="default"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  <w:t>como el uso de redes neuronales profundas para predicción y control climático está emergiendo como una solución para optimizar recursos y mejorar la respuesta del microclima (Son, Sim, Lee &amp; Lee, 2023).</w:t>
            </w:r>
          </w:p>
          <w:p w14:paraId="26643B8D">
            <w:pPr>
              <w:spacing w:before="60" w:after="60"/>
              <w:jc w:val="both"/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</w:p>
          <w:p w14:paraId="0C773576">
            <w:pPr>
              <w:spacing w:before="60" w:after="60"/>
              <w:jc w:val="both"/>
              <w:rPr>
                <w:rFonts w:hint="default"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  <w:r>
              <w:rPr>
                <w:rFonts w:hint="default"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  <w:t>Este trabajo propone diseñar y validar un prototipo modular y económico de cultivo indoor, basado en ESP32 y sensores para la monitorización en tiempo real de variables ambientales críticas. La plataforma incluirá: medición de impedancia eléctrica del sustrato, captura de imágenes para monitoreo fisiológico y estrategias de control mixtas (ON/OFF con histéresis, PID y variantes adaptativas) para mantener condiciones estables en un gabinete de 1 × 1 × 1.5 m. (Kim et al., 2023).</w:t>
            </w:r>
          </w:p>
          <w:p w14:paraId="2B3E3199">
            <w:pPr>
              <w:spacing w:before="60" w:after="60"/>
              <w:jc w:val="both"/>
              <w:rPr>
                <w:rFonts w:hint="default"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</w:p>
          <w:p w14:paraId="7E394988">
            <w:pPr>
              <w:spacing w:before="60" w:after="60"/>
              <w:jc w:val="both"/>
              <w:rPr>
                <w:rFonts w:hint="default"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  <w:r>
              <w:rPr>
                <w:rFonts w:hint="default"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  <w:t>El sistema propuesto implementa</w:t>
            </w:r>
            <w:r>
              <w:rPr>
                <w:rFonts w:hint="default"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  <w:lang w:val="es-CO"/>
              </w:rPr>
              <w:t>rá</w:t>
            </w:r>
            <w:r>
              <w:rPr>
                <w:rFonts w:hint="default"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  <w:t xml:space="preserve"> una arquitectura telemétrica escalable, con registro y transmisión de datos hacia un dashboard de análisis y visualización </w:t>
            </w:r>
            <w:r>
              <w:rPr>
                <w:rFonts w:hint="default"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  <w:lang w:val="es-CO"/>
              </w:rPr>
              <w:t>con</w:t>
            </w:r>
            <w:r>
              <w:rPr>
                <w:rFonts w:hint="default"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  <w:t xml:space="preserve"> tecnologías IoT, lo que permite consolidar flujos de datos ambientales y facilitar su interpretación en tiempo real (Soussi et al., 2024</w:t>
            </w:r>
            <w:r>
              <w:rPr>
                <w:rFonts w:hint="default"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  <w:lang w:val="es-CO"/>
              </w:rPr>
              <w:t xml:space="preserve">; </w:t>
            </w:r>
            <w:r>
              <w:rPr>
                <w:rFonts w:hint="default"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  <w:t>Navarro, Costa, &amp; Pereira, 2020).El procesamiento de señales e imágenes se apoyará en técnicas de análisis digital establecidas</w:t>
            </w:r>
            <w:r>
              <w:rPr>
                <w:rFonts w:hint="default"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  <w:lang w:val="es-CO"/>
              </w:rPr>
              <w:t>.</w:t>
            </w:r>
            <w:r>
              <w:rPr>
                <w:rFonts w:hint="default"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  <w:t>(Gonzalez &amp; Woods, 2018).</w:t>
            </w:r>
          </w:p>
          <w:p w14:paraId="2DE846AC">
            <w:pPr>
              <w:spacing w:before="60" w:after="60"/>
              <w:jc w:val="both"/>
              <w:rPr>
                <w:rFonts w:hint="default"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</w:p>
          <w:p w14:paraId="13A494BE">
            <w:pPr>
              <w:spacing w:before="60" w:after="60"/>
              <w:jc w:val="both"/>
              <w:rPr>
                <w:rFonts w:hint="default"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  <w:t>En paralelo</w:t>
            </w:r>
            <w:r>
              <w:rPr>
                <w:rFonts w:hint="default"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  <w:lang w:val="es-CO"/>
              </w:rPr>
              <w:t xml:space="preserve">, </w:t>
            </w:r>
            <w:r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  <w:t>la espectroscopía de impedancia eléctrica (EIS) como técnica no destructiva para estimar propiedades dieléctricas del sustrato y correlacionarlas con el contenido de humedad, mediante modelos derivados del modelo de Cole-Cole (Cole &amp; Cole, 1941; Barsoukov &amp; Macdonald, 20</w:t>
            </w:r>
            <w:r>
              <w:rPr>
                <w:rFonts w:hint="default"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  <w:lang w:val="es-CO"/>
              </w:rPr>
              <w:t>18</w:t>
            </w:r>
            <w:r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  <w:t>).</w:t>
            </w:r>
            <w:r>
              <w:rPr>
                <w:rFonts w:hint="default"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  <w:lang w:val="es-CO"/>
              </w:rPr>
              <w:t xml:space="preserve"> </w:t>
            </w:r>
            <w:r>
              <w:rPr>
                <w:rFonts w:hint="default"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  <w:t>La interpretación de los espectros se realizará mediante modelos de aprendizaje automático orientados a estimar parámetros del sustrato (Ma et al., 2023), complementados con métodos avanzados de modelado y ajuste de espectros de impedancia (Van Haeverbeke, 2023).</w:t>
            </w:r>
          </w:p>
          <w:p w14:paraId="1195DBC9">
            <w:pPr>
              <w:spacing w:before="60" w:after="60"/>
              <w:jc w:val="both"/>
              <w:rPr>
                <w:rFonts w:hint="default"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</w:p>
          <w:p w14:paraId="5E3FBB0F">
            <w:pPr>
              <w:spacing w:before="60" w:after="60"/>
              <w:jc w:val="both"/>
              <w:rPr>
                <w:rFonts w:hint="default"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  <w:r>
              <w:rPr>
                <w:rFonts w:hint="default"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  <w:t>Los resultados esperados permitirán demostrar la viabilidad técnica del enfoque propuesto para el manejo automatizado de microambientes agrícolas, ofreciendo una plataforma replicable, económica y modular adecuada para aplicaciones de pequeña escala, en línea con las tendencias descritas en los sistemas CEA y vertical farming (Vatistas et al., 2022; Son et al., 2023). Asimismo, el marco metodológico planteado servirá como base para integrar posteriormente algoritmos de inteligencia artificial orientados a la regulación adaptativa de variables ambientales, siguiendo las proyecciones actuales sobre el uso de IA y analítica avanzada en agricultura inteligente (Chowdhury et al., 2023; Soussi et al., 2024).</w:t>
            </w:r>
            <w:r>
              <w:rPr>
                <w:rFonts w:hint="default"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  <w:br w:type="textWrapping"/>
            </w:r>
          </w:p>
          <w:p w14:paraId="7F1E7231">
            <w:pPr>
              <w:spacing w:before="60" w:after="60"/>
              <w:jc w:val="both"/>
              <w:rPr>
                <w:rFonts w:hint="default" w:ascii="Ancizar Sans Light" w:hAnsi="Ancizar Sans Light"/>
                <w:b/>
                <w:sz w:val="18"/>
                <w:szCs w:val="18"/>
                <w:lang w:val="es-CO"/>
              </w:rPr>
            </w:pPr>
            <w:r>
              <w:rPr>
                <w:rFonts w:hint="default"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  <w:lang w:val="es-CO"/>
              </w:rPr>
              <w:t>Por esto</w:t>
            </w:r>
            <w:r>
              <w:rPr>
                <w:rFonts w:hint="default"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  <w:t xml:space="preserve">, </w:t>
            </w:r>
            <w:r>
              <w:rPr>
                <w:rFonts w:hint="default"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  <w:lang w:val="es-CO"/>
              </w:rPr>
              <w:t>el proyecto propuesto</w:t>
            </w:r>
            <w:r>
              <w:rPr>
                <w:rFonts w:hint="default"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  <w:t xml:space="preserve"> contribuye a mejorar la eficiencia energética y a fortalecer la capacidad de innovación en entornos con recursos limitados</w:t>
            </w:r>
            <w:r>
              <w:rPr>
                <w:rFonts w:hint="default"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  <w:lang w:val="es-CO"/>
              </w:rPr>
              <w:t>.</w:t>
            </w:r>
          </w:p>
        </w:tc>
      </w:tr>
    </w:tbl>
    <w:p w14:paraId="4B3F6CCE">
      <w:pPr>
        <w:jc w:val="center"/>
        <w:rPr>
          <w:rFonts w:ascii="Ancizar Sans Light" w:hAnsi="Ancizar Sans Light"/>
          <w:b/>
          <w:bCs/>
          <w:sz w:val="20"/>
          <w:szCs w:val="20"/>
        </w:rPr>
      </w:pPr>
    </w:p>
    <w:p w14:paraId="5B3DFD4A">
      <w:pPr>
        <w:jc w:val="center"/>
        <w:rPr>
          <w:rFonts w:ascii="Ancizar Sans Light" w:hAnsi="Ancizar Sans Light"/>
          <w:b/>
          <w:bCs/>
          <w:sz w:val="20"/>
          <w:szCs w:val="20"/>
        </w:rPr>
      </w:pPr>
    </w:p>
    <w:tbl>
      <w:tblPr>
        <w:tblStyle w:val="6"/>
        <w:tblW w:w="5000" w:type="pct"/>
        <w:tblInd w:w="0" w:type="dxa"/>
        <w:tblBorders>
          <w:top w:val="double" w:color="auto" w:sz="6" w:space="0"/>
          <w:left w:val="double" w:color="auto" w:sz="6" w:space="0"/>
          <w:bottom w:val="double" w:color="auto" w:sz="6" w:space="0"/>
          <w:right w:val="doub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70" w:type="dxa"/>
          <w:bottom w:w="0" w:type="dxa"/>
          <w:right w:w="70" w:type="dxa"/>
        </w:tblCellMar>
      </w:tblPr>
      <w:tblGrid>
        <w:gridCol w:w="10222"/>
      </w:tblGrid>
      <w:tr w14:paraId="29BB6A5F">
        <w:tblPrEx>
          <w:tblBorders>
            <w:top w:val="double" w:color="auto" w:sz="6" w:space="0"/>
            <w:left w:val="double" w:color="auto" w:sz="6" w:space="0"/>
            <w:bottom w:val="double" w:color="auto" w:sz="6" w:space="0"/>
            <w:right w:val="doub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00" w:hRule="atLeast"/>
        </w:trPr>
        <w:tc>
          <w:tcPr>
            <w:tcW w:w="5000" w:type="pct"/>
            <w:vAlign w:val="center"/>
          </w:tcPr>
          <w:p w14:paraId="742AF3A5">
            <w:pPr>
              <w:spacing w:before="60" w:after="60"/>
              <w:rPr>
                <w:rFonts w:ascii="Ancizar Sans Light" w:hAnsi="Ancizar Sans Light"/>
                <w:sz w:val="20"/>
                <w:szCs w:val="18"/>
              </w:rPr>
            </w:pPr>
            <w:r>
              <w:rPr>
                <w:rFonts w:ascii="Ancizar Sans Light" w:hAnsi="Ancizar Sans Light"/>
                <w:b/>
                <w:sz w:val="20"/>
                <w:szCs w:val="18"/>
              </w:rPr>
              <w:t>4. OBJETIVO GENERAL</w:t>
            </w:r>
          </w:p>
          <w:p w14:paraId="46030974">
            <w:pPr>
              <w:spacing w:before="60" w:after="60"/>
              <w:jc w:val="both"/>
              <w:rPr>
                <w:rFonts w:hint="default"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  <w:r>
              <w:rPr>
                <w:rFonts w:hint="default"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  <w:t>Diseñar, implementar y validar un sistema automatizado, modular y escalable para el control integral de un gabinete de cultivo indoor, capaz de regular con precisión iluminación, ventilación y riego, así como las propiedades del sustrato (temperatura, humedad, conductividad).</w:t>
            </w:r>
          </w:p>
          <w:p w14:paraId="51125E17">
            <w:pPr>
              <w:spacing w:before="60" w:after="60"/>
              <w:jc w:val="both"/>
              <w:rPr>
                <w:rFonts w:hint="default"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</w:p>
          <w:p w14:paraId="4769324C">
            <w:pPr>
              <w:spacing w:before="60" w:after="60"/>
              <w:jc w:val="both"/>
              <w:rPr>
                <w:rFonts w:ascii="Ancizar Sans Light" w:hAnsi="Ancizar Sans Light"/>
                <w:bCs/>
                <w:sz w:val="18"/>
                <w:szCs w:val="18"/>
              </w:rPr>
            </w:pPr>
            <w:r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  <w:t>El sistema integrará hardware usando como microcontrolador un ESP32, sensores y actuadores comerciales, junto con un firmware estructurado y modelos de control (ON/OFF, histéresis y PID), garantizando operación continua mediante alimentación dual desde la red eléctrica o un sistema fotovoltáico.</w:t>
            </w:r>
          </w:p>
        </w:tc>
      </w:tr>
    </w:tbl>
    <w:p w14:paraId="15EC9369">
      <w:pPr>
        <w:jc w:val="center"/>
        <w:rPr>
          <w:rFonts w:ascii="Ancizar Sans Light" w:hAnsi="Ancizar Sans Light"/>
          <w:b/>
          <w:bCs/>
          <w:sz w:val="20"/>
          <w:szCs w:val="20"/>
        </w:rPr>
      </w:pPr>
    </w:p>
    <w:p w14:paraId="2FDFCEE7">
      <w:pPr>
        <w:jc w:val="center"/>
        <w:rPr>
          <w:rFonts w:ascii="Ancizar Sans Light" w:hAnsi="Ancizar Sans Light"/>
          <w:b/>
          <w:bCs/>
          <w:sz w:val="20"/>
          <w:szCs w:val="20"/>
        </w:rPr>
      </w:pPr>
    </w:p>
    <w:tbl>
      <w:tblPr>
        <w:tblStyle w:val="6"/>
        <w:tblW w:w="5000" w:type="pct"/>
        <w:tblInd w:w="0" w:type="dxa"/>
        <w:tblBorders>
          <w:top w:val="double" w:color="auto" w:sz="6" w:space="0"/>
          <w:left w:val="double" w:color="auto" w:sz="6" w:space="0"/>
          <w:bottom w:val="double" w:color="auto" w:sz="6" w:space="0"/>
          <w:right w:val="doub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70" w:type="dxa"/>
          <w:bottom w:w="0" w:type="dxa"/>
          <w:right w:w="70" w:type="dxa"/>
        </w:tblCellMar>
      </w:tblPr>
      <w:tblGrid>
        <w:gridCol w:w="10222"/>
      </w:tblGrid>
      <w:tr w14:paraId="346CD24E">
        <w:tblPrEx>
          <w:tblBorders>
            <w:top w:val="double" w:color="auto" w:sz="6" w:space="0"/>
            <w:left w:val="double" w:color="auto" w:sz="6" w:space="0"/>
            <w:bottom w:val="double" w:color="auto" w:sz="6" w:space="0"/>
            <w:right w:val="doub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00" w:hRule="atLeast"/>
        </w:trPr>
        <w:tc>
          <w:tcPr>
            <w:tcW w:w="5000" w:type="pct"/>
            <w:vAlign w:val="center"/>
          </w:tcPr>
          <w:p w14:paraId="381150C1">
            <w:pPr>
              <w:spacing w:before="60" w:after="60"/>
              <w:rPr>
                <w:rFonts w:ascii="Ancizar Sans Light" w:hAnsi="Ancizar Sans Light"/>
                <w:sz w:val="20"/>
                <w:szCs w:val="18"/>
              </w:rPr>
            </w:pPr>
            <w:r>
              <w:rPr>
                <w:rFonts w:ascii="Ancizar Sans Light" w:hAnsi="Ancizar Sans Light"/>
                <w:b/>
                <w:sz w:val="20"/>
                <w:szCs w:val="18"/>
              </w:rPr>
              <w:t>5. OBJETIVOS ESPECÍFICOS</w:t>
            </w:r>
            <w:r>
              <w:rPr>
                <w:rFonts w:ascii="Ancizar Sans Light" w:hAnsi="Ancizar Sans Light"/>
                <w:sz w:val="20"/>
                <w:szCs w:val="18"/>
              </w:rPr>
              <w:t xml:space="preserve"> </w:t>
            </w:r>
          </w:p>
          <w:p w14:paraId="0B53D7FB">
            <w:pPr>
              <w:pStyle w:val="26"/>
              <w:numPr>
                <w:ilvl w:val="0"/>
                <w:numId w:val="1"/>
              </w:numPr>
              <w:spacing w:before="60" w:after="60"/>
              <w:jc w:val="both"/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  <w:t>Definir los requerimientos funcionales y de seguridad para un gabinete indoor de 1</w:t>
            </w:r>
            <w:r>
              <w:rPr>
                <w:rFonts w:hint="default"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  <w:lang w:val="es-CO"/>
              </w:rPr>
              <w:t>m</w:t>
            </w:r>
            <w:r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  <w:t>×1</w:t>
            </w:r>
            <w:r>
              <w:rPr>
                <w:rFonts w:hint="default"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  <w:lang w:val="es-CO"/>
              </w:rPr>
              <w:t>m</w:t>
            </w:r>
            <w:r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  <w:t>×</w:t>
            </w:r>
            <w:bookmarkStart w:id="0" w:name="_GoBack"/>
            <w:bookmarkEnd w:id="0"/>
            <w:r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  <w:t>1.5 m destinado a cultivo de hierbas medicinales y comestibles.</w:t>
            </w:r>
          </w:p>
          <w:p w14:paraId="2A915FD3">
            <w:pPr>
              <w:spacing w:before="60" w:after="60"/>
              <w:jc w:val="both"/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</w:p>
          <w:p w14:paraId="2615D880">
            <w:pPr>
              <w:pStyle w:val="26"/>
              <w:numPr>
                <w:ilvl w:val="0"/>
                <w:numId w:val="1"/>
              </w:numPr>
              <w:spacing w:before="60" w:after="60"/>
              <w:jc w:val="both"/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  <w:t>Seleccionar los componentes de hardware para la construcción del sistema automatizado: ESP32, sensores (T/H, pH, luz, MOSFET) y actuadores (relés/SSR, bombas, extractores, iluminación).</w:t>
            </w:r>
          </w:p>
          <w:p w14:paraId="2F1F7ED8">
            <w:pPr>
              <w:spacing w:before="60" w:after="60"/>
              <w:jc w:val="both"/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</w:p>
          <w:p w14:paraId="6651DDDD">
            <w:pPr>
              <w:pStyle w:val="26"/>
              <w:numPr>
                <w:ilvl w:val="0"/>
                <w:numId w:val="1"/>
              </w:numPr>
              <w:spacing w:before="60" w:after="60"/>
              <w:jc w:val="both"/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  <w:r>
              <w:rPr>
                <w:rFonts w:hint="default"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  <w:t>Implementar un prototipo MVP que controle iluminación, ventilación y riego, y registre temperatura, humedad, conductividad e impedancia del sustrato, además de imágenes periódicas para monitoreo fisiológico.</w:t>
            </w:r>
            <w:r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  <w:t>.</w:t>
            </w:r>
          </w:p>
          <w:p w14:paraId="6DB9465E">
            <w:pPr>
              <w:spacing w:before="60" w:after="60"/>
              <w:jc w:val="both"/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</w:p>
          <w:p w14:paraId="77CD713E">
            <w:pPr>
              <w:pStyle w:val="26"/>
              <w:numPr>
                <w:ilvl w:val="0"/>
                <w:numId w:val="1"/>
              </w:numPr>
              <w:spacing w:before="60" w:after="60"/>
              <w:jc w:val="both"/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  <w:r>
              <w:rPr>
                <w:rFonts w:hint="default"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  <w:t>Desarrollar firmware modular (drivers → API → lógica de control) e integrar telemetría HTTP con dashboard.</w:t>
            </w:r>
          </w:p>
          <w:p w14:paraId="1F7E4359">
            <w:pPr>
              <w:spacing w:before="60" w:after="60"/>
              <w:jc w:val="both"/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</w:p>
          <w:p w14:paraId="49EA6F7E">
            <w:pPr>
              <w:pStyle w:val="26"/>
              <w:numPr>
                <w:ilvl w:val="0"/>
                <w:numId w:val="1"/>
              </w:numPr>
              <w:spacing w:before="60" w:after="60"/>
              <w:jc w:val="both"/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  <w:t>Modelar</w:t>
            </w:r>
            <w:ins w:id="0" w:author="Nestor Duque" w:date="2025-11-11T14:52:00Z">
              <w:r>
                <w:rPr>
                  <w:rFonts w:ascii="Ancizar Sans Light" w:hAnsi="Ancizar Sans Light"/>
                  <w:i/>
                  <w:iCs/>
                  <w:color w:val="808080" w:themeColor="background1" w:themeShade="80"/>
                  <w:sz w:val="18"/>
                  <w:szCs w:val="18"/>
                </w:rPr>
                <w:t xml:space="preserve"> </w:t>
              </w:r>
            </w:ins>
            <w:r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  <w:t xml:space="preserve"> el comportamiento térmico e hídrico del gabinete</w:t>
            </w:r>
            <w:ins w:id="1" w:author="jctre" w:date="2025-11-14T18:28:36Z">
              <w:r>
                <w:rPr>
                  <w:rFonts w:hint="default" w:ascii="Ancizar Sans Light" w:hAnsi="Ancizar Sans Light"/>
                  <w:i/>
                  <w:iCs/>
                  <w:color w:val="808080" w:themeColor="background1" w:themeShade="80"/>
                  <w:sz w:val="18"/>
                  <w:szCs w:val="18"/>
                  <w:lang w:val="es-CO"/>
                </w:rPr>
                <w:t xml:space="preserve"> medi</w:t>
              </w:r>
            </w:ins>
            <w:ins w:id="2" w:author="jctre" w:date="2025-11-14T18:28:37Z">
              <w:r>
                <w:rPr>
                  <w:rFonts w:hint="default" w:ascii="Ancizar Sans Light" w:hAnsi="Ancizar Sans Light"/>
                  <w:i/>
                  <w:iCs/>
                  <w:color w:val="808080" w:themeColor="background1" w:themeShade="80"/>
                  <w:sz w:val="18"/>
                  <w:szCs w:val="18"/>
                  <w:lang w:val="es-CO"/>
                </w:rPr>
                <w:t>ante</w:t>
              </w:r>
            </w:ins>
            <w:ins w:id="3" w:author="jctre" w:date="2025-11-14T18:53:57Z">
              <w:r>
                <w:rPr>
                  <w:rFonts w:hint="default" w:ascii="Ancizar Sans Light" w:hAnsi="Ancizar Sans Light"/>
                  <w:i/>
                  <w:iCs/>
                  <w:color w:val="808080" w:themeColor="background1" w:themeShade="80"/>
                  <w:sz w:val="18"/>
                  <w:szCs w:val="18"/>
                  <w:lang w:val="es-CO"/>
                </w:rPr>
                <w:t xml:space="preserve"> </w:t>
              </w:r>
            </w:ins>
            <w:ins w:id="4" w:author="jctre" w:date="2025-11-14T18:53:58Z">
              <w:r>
                <w:rPr>
                  <w:rFonts w:hint="default" w:ascii="Ancizar Sans Light" w:hAnsi="Ancizar Sans Light"/>
                  <w:i/>
                  <w:iCs/>
                  <w:color w:val="808080" w:themeColor="background1" w:themeShade="80"/>
                  <w:sz w:val="18"/>
                  <w:szCs w:val="18"/>
                  <w:lang w:val="es-CO"/>
                </w:rPr>
                <w:t>un</w:t>
              </w:r>
            </w:ins>
            <w:ins w:id="5" w:author="jctre" w:date="2025-11-14T18:53:59Z">
              <w:r>
                <w:rPr>
                  <w:rFonts w:hint="default" w:ascii="Ancizar Sans Light" w:hAnsi="Ancizar Sans Light"/>
                  <w:i/>
                  <w:iCs/>
                  <w:color w:val="808080" w:themeColor="background1" w:themeShade="80"/>
                  <w:sz w:val="18"/>
                  <w:szCs w:val="18"/>
                  <w:lang w:val="es-CO"/>
                </w:rPr>
                <w:t xml:space="preserve"> mode</w:t>
              </w:r>
            </w:ins>
            <w:ins w:id="6" w:author="jctre" w:date="2025-11-14T18:54:00Z">
              <w:r>
                <w:rPr>
                  <w:rFonts w:hint="default" w:ascii="Ancizar Sans Light" w:hAnsi="Ancizar Sans Light"/>
                  <w:i/>
                  <w:iCs/>
                  <w:color w:val="808080" w:themeColor="background1" w:themeShade="80"/>
                  <w:sz w:val="18"/>
                  <w:szCs w:val="18"/>
                  <w:lang w:val="es-CO"/>
                </w:rPr>
                <w:t>lo din</w:t>
              </w:r>
            </w:ins>
            <w:ins w:id="7" w:author="jctre" w:date="2025-11-14T18:54:01Z">
              <w:r>
                <w:rPr>
                  <w:rFonts w:hint="default" w:ascii="Ancizar Sans Light" w:hAnsi="Ancizar Sans Light"/>
                  <w:i/>
                  <w:iCs/>
                  <w:color w:val="808080" w:themeColor="background1" w:themeShade="80"/>
                  <w:sz w:val="18"/>
                  <w:szCs w:val="18"/>
                  <w:lang w:val="es-CO"/>
                </w:rPr>
                <w:t xml:space="preserve">ámico </w:t>
              </w:r>
            </w:ins>
            <w:ins w:id="8" w:author="jctre" w:date="2025-11-14T18:54:04Z">
              <w:r>
                <w:rPr>
                  <w:rFonts w:hint="default" w:ascii="Ancizar Sans Light" w:hAnsi="Ancizar Sans Light"/>
                  <w:i/>
                  <w:iCs/>
                  <w:color w:val="808080" w:themeColor="background1" w:themeShade="80"/>
                  <w:sz w:val="18"/>
                  <w:szCs w:val="18"/>
                  <w:lang w:val="es-CO"/>
                </w:rPr>
                <w:t xml:space="preserve">que </w:t>
              </w:r>
            </w:ins>
            <w:ins w:id="9" w:author="jctre" w:date="2025-11-14T18:54:05Z">
              <w:r>
                <w:rPr>
                  <w:rFonts w:hint="default" w:ascii="Ancizar Sans Light" w:hAnsi="Ancizar Sans Light"/>
                  <w:i/>
                  <w:iCs/>
                  <w:color w:val="808080" w:themeColor="background1" w:themeShade="80"/>
                  <w:sz w:val="18"/>
                  <w:szCs w:val="18"/>
                  <w:lang w:val="es-CO"/>
                </w:rPr>
                <w:t>permita</w:t>
              </w:r>
            </w:ins>
            <w:ins w:id="10" w:author="jctre" w:date="2025-11-14T18:54:11Z">
              <w:r>
                <w:rPr>
                  <w:rFonts w:hint="default" w:ascii="Ancizar Sans Light" w:hAnsi="Ancizar Sans Light"/>
                  <w:i/>
                  <w:iCs/>
                  <w:color w:val="808080" w:themeColor="background1" w:themeShade="80"/>
                  <w:sz w:val="18"/>
                  <w:szCs w:val="18"/>
                  <w:lang w:val="es-CO"/>
                </w:rPr>
                <w:t xml:space="preserve"> impl</w:t>
              </w:r>
            </w:ins>
            <w:ins w:id="11" w:author="jctre" w:date="2025-11-14T18:54:12Z">
              <w:r>
                <w:rPr>
                  <w:rFonts w:hint="default" w:ascii="Ancizar Sans Light" w:hAnsi="Ancizar Sans Light"/>
                  <w:i/>
                  <w:iCs/>
                  <w:color w:val="808080" w:themeColor="background1" w:themeShade="80"/>
                  <w:sz w:val="18"/>
                  <w:szCs w:val="18"/>
                  <w:lang w:val="es-CO"/>
                </w:rPr>
                <w:t>e</w:t>
              </w:r>
            </w:ins>
            <w:ins w:id="12" w:author="jctre" w:date="2025-11-14T18:54:15Z">
              <w:r>
                <w:rPr>
                  <w:rFonts w:hint="default" w:ascii="Ancizar Sans Light" w:hAnsi="Ancizar Sans Light"/>
                  <w:i/>
                  <w:iCs/>
                  <w:color w:val="808080" w:themeColor="background1" w:themeShade="80"/>
                  <w:sz w:val="18"/>
                  <w:szCs w:val="18"/>
                  <w:lang w:val="es-CO"/>
                </w:rPr>
                <w:t>ment</w:t>
              </w:r>
            </w:ins>
            <w:ins w:id="13" w:author="jctre" w:date="2025-11-14T18:54:16Z">
              <w:r>
                <w:rPr>
                  <w:rFonts w:hint="default" w:ascii="Ancizar Sans Light" w:hAnsi="Ancizar Sans Light"/>
                  <w:i/>
                  <w:iCs/>
                  <w:color w:val="808080" w:themeColor="background1" w:themeShade="80"/>
                  <w:sz w:val="18"/>
                  <w:szCs w:val="18"/>
                  <w:lang w:val="es-CO"/>
                </w:rPr>
                <w:t xml:space="preserve">ar </w:t>
              </w:r>
            </w:ins>
            <w:ins w:id="14" w:author="jctre" w:date="2025-11-14T18:54:18Z">
              <w:r>
                <w:rPr>
                  <w:rFonts w:hint="default" w:ascii="Ancizar Sans Light" w:hAnsi="Ancizar Sans Light"/>
                  <w:i/>
                  <w:iCs/>
                  <w:color w:val="808080" w:themeColor="background1" w:themeShade="80"/>
                  <w:sz w:val="18"/>
                  <w:szCs w:val="18"/>
                  <w:lang w:val="es-CO"/>
                </w:rPr>
                <w:t>y eval</w:t>
              </w:r>
            </w:ins>
            <w:ins w:id="15" w:author="jctre" w:date="2025-11-14T18:54:19Z">
              <w:r>
                <w:rPr>
                  <w:rFonts w:hint="default" w:ascii="Ancizar Sans Light" w:hAnsi="Ancizar Sans Light"/>
                  <w:i/>
                  <w:iCs/>
                  <w:color w:val="808080" w:themeColor="background1" w:themeShade="80"/>
                  <w:sz w:val="18"/>
                  <w:szCs w:val="18"/>
                  <w:lang w:val="es-CO"/>
                </w:rPr>
                <w:t>uar</w:t>
              </w:r>
            </w:ins>
            <w:ins w:id="16" w:author="jctre" w:date="2025-11-14T18:28:37Z">
              <w:r>
                <w:rPr>
                  <w:rFonts w:hint="default" w:ascii="Ancizar Sans Light" w:hAnsi="Ancizar Sans Light"/>
                  <w:i/>
                  <w:iCs/>
                  <w:color w:val="808080" w:themeColor="background1" w:themeShade="80"/>
                  <w:sz w:val="18"/>
                  <w:szCs w:val="18"/>
                  <w:lang w:val="es-CO"/>
                </w:rPr>
                <w:t xml:space="preserve"> </w:t>
              </w:r>
            </w:ins>
            <w:ins w:id="17" w:author="jctre" w:date="2025-11-14T18:54:28Z">
              <w:r>
                <w:rPr>
                  <w:rFonts w:hint="default" w:ascii="Ancizar Sans Light" w:hAnsi="Ancizar Sans Light"/>
                  <w:i/>
                  <w:iCs/>
                  <w:color w:val="808080" w:themeColor="background1" w:themeShade="80"/>
                  <w:sz w:val="18"/>
                  <w:szCs w:val="18"/>
                  <w:lang w:val="es-CO"/>
                </w:rPr>
                <w:t>d</w:t>
              </w:r>
            </w:ins>
            <w:ins w:id="18" w:author="jctre" w:date="2025-11-14T18:54:29Z">
              <w:r>
                <w:rPr>
                  <w:rFonts w:hint="default" w:ascii="Ancizar Sans Light" w:hAnsi="Ancizar Sans Light"/>
                  <w:i/>
                  <w:iCs/>
                  <w:color w:val="808080" w:themeColor="background1" w:themeShade="80"/>
                  <w:sz w:val="18"/>
                  <w:szCs w:val="18"/>
                  <w:lang w:val="es-CO"/>
                </w:rPr>
                <w:t>istint</w:t>
              </w:r>
            </w:ins>
            <w:ins w:id="19" w:author="jctre" w:date="2025-11-14T18:54:30Z">
              <w:r>
                <w:rPr>
                  <w:rFonts w:hint="default" w:ascii="Ancizar Sans Light" w:hAnsi="Ancizar Sans Light"/>
                  <w:i/>
                  <w:iCs/>
                  <w:color w:val="808080" w:themeColor="background1" w:themeShade="80"/>
                  <w:sz w:val="18"/>
                  <w:szCs w:val="18"/>
                  <w:lang w:val="es-CO"/>
                </w:rPr>
                <w:t>as</w:t>
              </w:r>
            </w:ins>
            <w:ins w:id="20" w:author="jctre" w:date="2025-11-14T18:52:35Z">
              <w:r>
                <w:rPr>
                  <w:rFonts w:hint="default" w:ascii="Ancizar Sans Light" w:hAnsi="Ancizar Sans Light"/>
                  <w:i/>
                  <w:iCs/>
                  <w:color w:val="808080" w:themeColor="background1" w:themeShade="80"/>
                  <w:sz w:val="18"/>
                  <w:szCs w:val="18"/>
                  <w:lang w:val="es-CO"/>
                </w:rPr>
                <w:t xml:space="preserve"> e</w:t>
              </w:r>
            </w:ins>
            <w:ins w:id="21" w:author="jctre" w:date="2025-11-14T18:52:36Z">
              <w:r>
                <w:rPr>
                  <w:rFonts w:hint="default" w:ascii="Ancizar Sans Light" w:hAnsi="Ancizar Sans Light"/>
                  <w:i/>
                  <w:iCs/>
                  <w:color w:val="808080" w:themeColor="background1" w:themeShade="80"/>
                  <w:sz w:val="18"/>
                  <w:szCs w:val="18"/>
                  <w:lang w:val="es-CO"/>
                </w:rPr>
                <w:t>stra</w:t>
              </w:r>
            </w:ins>
            <w:ins w:id="22" w:author="jctre" w:date="2025-11-14T18:52:37Z">
              <w:r>
                <w:rPr>
                  <w:rFonts w:hint="default" w:ascii="Ancizar Sans Light" w:hAnsi="Ancizar Sans Light"/>
                  <w:i/>
                  <w:iCs/>
                  <w:color w:val="808080" w:themeColor="background1" w:themeShade="80"/>
                  <w:sz w:val="18"/>
                  <w:szCs w:val="18"/>
                  <w:lang w:val="es-CO"/>
                </w:rPr>
                <w:t>te</w:t>
              </w:r>
            </w:ins>
            <w:ins w:id="23" w:author="jctre" w:date="2025-11-14T18:52:38Z">
              <w:r>
                <w:rPr>
                  <w:rFonts w:hint="default" w:ascii="Ancizar Sans Light" w:hAnsi="Ancizar Sans Light"/>
                  <w:i/>
                  <w:iCs/>
                  <w:color w:val="808080" w:themeColor="background1" w:themeShade="80"/>
                  <w:sz w:val="18"/>
                  <w:szCs w:val="18"/>
                  <w:lang w:val="es-CO"/>
                </w:rPr>
                <w:t>gia</w:t>
              </w:r>
            </w:ins>
            <w:ins w:id="24" w:author="jctre" w:date="2025-11-14T18:54:33Z">
              <w:r>
                <w:rPr>
                  <w:rFonts w:hint="default" w:ascii="Ancizar Sans Light" w:hAnsi="Ancizar Sans Light"/>
                  <w:i/>
                  <w:iCs/>
                  <w:color w:val="808080" w:themeColor="background1" w:themeShade="80"/>
                  <w:sz w:val="18"/>
                  <w:szCs w:val="18"/>
                  <w:lang w:val="es-CO"/>
                </w:rPr>
                <w:t>s</w:t>
              </w:r>
            </w:ins>
            <w:ins w:id="25" w:author="jctre" w:date="2025-11-14T18:52:38Z">
              <w:r>
                <w:rPr>
                  <w:rFonts w:hint="default" w:ascii="Ancizar Sans Light" w:hAnsi="Ancizar Sans Light"/>
                  <w:i/>
                  <w:iCs/>
                  <w:color w:val="808080" w:themeColor="background1" w:themeShade="80"/>
                  <w:sz w:val="18"/>
                  <w:szCs w:val="18"/>
                  <w:lang w:val="es-CO"/>
                </w:rPr>
                <w:t xml:space="preserve"> </w:t>
              </w:r>
            </w:ins>
            <w:ins w:id="26" w:author="jctre" w:date="2025-11-14T18:29:17Z">
              <w:r>
                <w:rPr>
                  <w:rFonts w:hint="default" w:ascii="Ancizar Sans Light" w:hAnsi="Ancizar Sans Light"/>
                  <w:i/>
                  <w:iCs/>
                  <w:color w:val="808080" w:themeColor="background1" w:themeShade="80"/>
                  <w:sz w:val="18"/>
                  <w:szCs w:val="18"/>
                  <w:lang w:val="es-CO"/>
                </w:rPr>
                <w:t xml:space="preserve"> </w:t>
              </w:r>
            </w:ins>
            <w:ins w:id="27" w:author="jctre" w:date="2025-11-14T18:31:45Z">
              <w:r>
                <w:rPr>
                  <w:rFonts w:hint="default" w:ascii="Ancizar Sans Light" w:hAnsi="Ancizar Sans Light"/>
                  <w:i/>
                  <w:iCs/>
                  <w:color w:val="808080" w:themeColor="background1" w:themeShade="80"/>
                  <w:sz w:val="18"/>
                  <w:szCs w:val="18"/>
                  <w:lang w:val="es-CO"/>
                </w:rPr>
                <w:t>de</w:t>
              </w:r>
            </w:ins>
            <w:ins w:id="28" w:author="jctre" w:date="2025-11-14T18:31:46Z">
              <w:r>
                <w:rPr>
                  <w:rFonts w:hint="default" w:ascii="Ancizar Sans Light" w:hAnsi="Ancizar Sans Light"/>
                  <w:i/>
                  <w:iCs/>
                  <w:color w:val="808080" w:themeColor="background1" w:themeShade="80"/>
                  <w:sz w:val="18"/>
                  <w:szCs w:val="18"/>
                  <w:lang w:val="es-CO"/>
                </w:rPr>
                <w:t xml:space="preserve"> control</w:t>
              </w:r>
            </w:ins>
            <w:ins w:id="29" w:author="jctre" w:date="2025-11-14T18:31:47Z">
              <w:r>
                <w:rPr>
                  <w:rFonts w:hint="default" w:ascii="Ancizar Sans Light" w:hAnsi="Ancizar Sans Light"/>
                  <w:i/>
                  <w:iCs/>
                  <w:color w:val="808080" w:themeColor="background1" w:themeShade="80"/>
                  <w:sz w:val="18"/>
                  <w:szCs w:val="18"/>
                  <w:lang w:val="es-CO"/>
                </w:rPr>
                <w:t xml:space="preserve"> predic</w:t>
              </w:r>
            </w:ins>
            <w:ins w:id="30" w:author="jctre" w:date="2025-11-14T18:31:48Z">
              <w:r>
                <w:rPr>
                  <w:rFonts w:hint="default" w:ascii="Ancizar Sans Light" w:hAnsi="Ancizar Sans Light"/>
                  <w:i/>
                  <w:iCs/>
                  <w:color w:val="808080" w:themeColor="background1" w:themeShade="80"/>
                  <w:sz w:val="18"/>
                  <w:szCs w:val="18"/>
                  <w:lang w:val="es-CO"/>
                </w:rPr>
                <w:t>tiv</w:t>
              </w:r>
            </w:ins>
            <w:ins w:id="31" w:author="jctre" w:date="2025-11-14T18:33:02Z">
              <w:r>
                <w:rPr>
                  <w:rFonts w:hint="default" w:ascii="Ancizar Sans Light" w:hAnsi="Ancizar Sans Light"/>
                  <w:i/>
                  <w:iCs/>
                  <w:color w:val="808080" w:themeColor="background1" w:themeShade="80"/>
                  <w:sz w:val="18"/>
                  <w:szCs w:val="18"/>
                  <w:lang w:val="es-CO"/>
                </w:rPr>
                <w:t>o</w:t>
              </w:r>
            </w:ins>
            <w:r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  <w:t xml:space="preserve"> </w:t>
            </w:r>
          </w:p>
          <w:p w14:paraId="0EC9BE7C">
            <w:pPr>
              <w:pStyle w:val="26"/>
              <w:numPr>
                <w:ilvl w:val="0"/>
                <w:numId w:val="0"/>
              </w:numPr>
              <w:spacing w:before="60" w:after="60"/>
              <w:ind w:left="360" w:leftChars="0"/>
              <w:jc w:val="both"/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</w:p>
          <w:p w14:paraId="67454874">
            <w:pPr>
              <w:pStyle w:val="26"/>
              <w:numPr>
                <w:ilvl w:val="0"/>
                <w:numId w:val="1"/>
              </w:numPr>
              <w:spacing w:before="60" w:after="60"/>
              <w:jc w:val="both"/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  <w:r>
              <w:rPr>
                <w:rFonts w:hint="default"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  <w:t>Evaluar</w:t>
            </w:r>
            <w:r>
              <w:rPr>
                <w:rFonts w:hint="default"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  <w:lang w:val="es-CO"/>
              </w:rPr>
              <w:t xml:space="preserve"> el</w:t>
            </w:r>
            <w:r>
              <w:rPr>
                <w:rFonts w:hint="default"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  <w:t xml:space="preserve"> desempeño del sistema mediante métricas cuantitativas: estabilidad, tiempo de asentamiento, consumo energético y error de estimación del sustrato.</w:t>
            </w:r>
          </w:p>
          <w:p w14:paraId="6A48FF1E">
            <w:pPr>
              <w:pStyle w:val="26"/>
              <w:numPr>
                <w:ilvl w:val="0"/>
                <w:numId w:val="0"/>
              </w:numPr>
              <w:spacing w:before="60" w:after="60"/>
              <w:jc w:val="both"/>
              <w:rPr>
                <w:rFonts w:ascii="Ancizar Sans Light" w:hAnsi="Ancizar Sans Light"/>
                <w:b/>
                <w:sz w:val="18"/>
                <w:szCs w:val="18"/>
              </w:rPr>
            </w:pPr>
          </w:p>
        </w:tc>
      </w:tr>
    </w:tbl>
    <w:p w14:paraId="4DCCCABC">
      <w:pPr>
        <w:rPr>
          <w:rFonts w:ascii="Ancizar Sans Light" w:hAnsi="Ancizar Sans Light"/>
        </w:rPr>
      </w:pPr>
    </w:p>
    <w:p w14:paraId="0C373EFC">
      <w:pPr>
        <w:rPr>
          <w:rFonts w:ascii="Ancizar Sans Light" w:hAnsi="Ancizar Sans Light"/>
        </w:rPr>
      </w:pPr>
    </w:p>
    <w:p w14:paraId="7BF8E90D">
      <w:pPr>
        <w:rPr>
          <w:rFonts w:ascii="Ancizar Sans Light" w:hAnsi="Ancizar Sans Light"/>
        </w:rPr>
      </w:pPr>
    </w:p>
    <w:p w14:paraId="446B6520">
      <w:pPr>
        <w:rPr>
          <w:rFonts w:ascii="Ancizar Sans Light" w:hAnsi="Ancizar Sans Light"/>
        </w:rPr>
      </w:pPr>
    </w:p>
    <w:p w14:paraId="6B5FBC51">
      <w:pPr>
        <w:rPr>
          <w:rFonts w:ascii="Ancizar Sans Light" w:hAnsi="Ancizar Sans Light"/>
        </w:rPr>
      </w:pPr>
    </w:p>
    <w:tbl>
      <w:tblPr>
        <w:tblStyle w:val="6"/>
        <w:tblW w:w="5000" w:type="pct"/>
        <w:tblInd w:w="0" w:type="dxa"/>
        <w:tblBorders>
          <w:top w:val="double" w:color="auto" w:sz="6" w:space="0"/>
          <w:left w:val="double" w:color="auto" w:sz="6" w:space="0"/>
          <w:bottom w:val="double" w:color="auto" w:sz="6" w:space="0"/>
          <w:right w:val="doub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70" w:type="dxa"/>
          <w:bottom w:w="0" w:type="dxa"/>
          <w:right w:w="70" w:type="dxa"/>
        </w:tblCellMar>
      </w:tblPr>
      <w:tblGrid>
        <w:gridCol w:w="10222"/>
      </w:tblGrid>
      <w:tr w14:paraId="60E6563A">
        <w:tblPrEx>
          <w:tblBorders>
            <w:top w:val="double" w:color="auto" w:sz="6" w:space="0"/>
            <w:left w:val="double" w:color="auto" w:sz="6" w:space="0"/>
            <w:bottom w:val="double" w:color="auto" w:sz="6" w:space="0"/>
            <w:right w:val="doub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00" w:hRule="atLeast"/>
        </w:trPr>
        <w:tc>
          <w:tcPr>
            <w:tcW w:w="5000" w:type="pct"/>
            <w:vAlign w:val="center"/>
          </w:tcPr>
          <w:p w14:paraId="3E780EEE">
            <w:pPr>
              <w:spacing w:before="60" w:after="60"/>
              <w:rPr>
                <w:rFonts w:ascii="Ancizar Sans Light" w:hAnsi="Ancizar Sans Light"/>
                <w:sz w:val="20"/>
                <w:szCs w:val="18"/>
              </w:rPr>
            </w:pPr>
            <w:r>
              <w:rPr>
                <w:rFonts w:ascii="Ancizar Sans Light" w:hAnsi="Ancizar Sans Light"/>
                <w:b/>
                <w:sz w:val="20"/>
                <w:szCs w:val="18"/>
              </w:rPr>
              <w:t>6. ANTECEDENTES</w:t>
            </w:r>
          </w:p>
          <w:p w14:paraId="48107F17">
            <w:pPr>
              <w:widowControl/>
              <w:shd w:val="clear" w:color="auto" w:fill="FFFFFF"/>
              <w:autoSpaceDE/>
              <w:autoSpaceDN/>
              <w:spacing w:after="100" w:afterAutospacing="1"/>
              <w:rPr>
                <w:rFonts w:hint="default" w:ascii="Ancizar Sans Light" w:hAnsi="Ancizar Sans Light"/>
                <w:color w:val="A6A6A6" w:themeColor="background1" w:themeShade="A6"/>
                <w:sz w:val="18"/>
                <w:szCs w:val="18"/>
                <w:lang w:eastAsia="es-CO"/>
              </w:rPr>
            </w:pPr>
            <w:r>
              <w:rPr>
                <w:rFonts w:hint="default" w:ascii="Ancizar Sans Light" w:hAnsi="Ancizar Sans Light"/>
                <w:color w:val="A6A6A6" w:themeColor="background1" w:themeShade="A6"/>
                <w:sz w:val="18"/>
                <w:szCs w:val="18"/>
                <w:lang w:eastAsia="es-CO"/>
              </w:rPr>
              <w:t>Los sistemas de agricultura en ambiente controlado (CEA) han avanzado rápidamente gracias a la convergencia de sensores inteligentes, conectividad IoT y técnicas de análisis de datos que permiten decisiones basadas en información en tiempo real; estas tecnologías facilitan la monitorización y el control fino del microclima y habilitan análisis predictivo para optimizar recursos y rendimiento (Soussi et al., 2024).</w:t>
            </w:r>
          </w:p>
          <w:p w14:paraId="6081C7D9">
            <w:pPr>
              <w:widowControl/>
              <w:shd w:val="clear" w:color="auto" w:fill="FFFFFF"/>
              <w:autoSpaceDE/>
              <w:autoSpaceDN/>
              <w:spacing w:after="100" w:afterAutospacing="1"/>
              <w:rPr>
                <w:rFonts w:hint="default" w:ascii="Ancizar Sans Light" w:hAnsi="Ancizar Sans Light"/>
                <w:color w:val="A6A6A6" w:themeColor="background1" w:themeShade="A6"/>
                <w:sz w:val="18"/>
                <w:szCs w:val="18"/>
                <w:lang w:eastAsia="es-CO"/>
              </w:rPr>
            </w:pPr>
            <w:r>
              <w:rPr>
                <w:rFonts w:hint="default" w:ascii="Ancizar Sans Light" w:hAnsi="Ancizar Sans Light"/>
                <w:color w:val="A6A6A6" w:themeColor="background1" w:themeShade="A6"/>
                <w:sz w:val="18"/>
                <w:szCs w:val="18"/>
                <w:lang w:eastAsia="es-CO"/>
              </w:rPr>
              <w:t>En el plano del control ambiental, además del enfoque clásico PID, se han explorado controladores adaptativos e inteligentes que mejoran la estabilidad y la eficiencia. Por ejemplo, un controlador self-tuned fuzzy PID (Getie et al., 2024) ha demostrado reducir significativamente el sobrepico y acelerar el tiempo de asentamiento en un entorno de invernadero bajo perturbaciones.</w:t>
            </w:r>
          </w:p>
          <w:p w14:paraId="3899AD5C">
            <w:pPr>
              <w:widowControl/>
              <w:shd w:val="clear" w:color="auto" w:fill="FFFFFF"/>
              <w:autoSpaceDE/>
              <w:autoSpaceDN/>
              <w:spacing w:after="100" w:afterAutospacing="1"/>
              <w:rPr>
                <w:rFonts w:hint="default" w:ascii="Ancizar Sans Light" w:hAnsi="Ancizar Sans Light"/>
                <w:color w:val="A6A6A6" w:themeColor="background1" w:themeShade="A6"/>
                <w:sz w:val="18"/>
                <w:szCs w:val="18"/>
                <w:lang w:eastAsia="es-CO"/>
              </w:rPr>
            </w:pPr>
            <w:r>
              <w:rPr>
                <w:rFonts w:hint="default" w:ascii="Ancizar Sans Light" w:hAnsi="Ancizar Sans Light"/>
                <w:color w:val="A6A6A6" w:themeColor="background1" w:themeShade="A6"/>
                <w:sz w:val="18"/>
                <w:szCs w:val="18"/>
                <w:lang w:val="en-US" w:eastAsia="es-CO"/>
              </w:rPr>
              <w:t>Diversas investigaciones se enfocan en mejorar la eficiencia operativa de los cultivos en ambiente controlados mediante estrategias que reducen costos de infraestructura, automatización y uso de recursos.  Resaltan la necesidad de soluciones de bajo costo, modulares y adaptables para pequeña y mediana escala, dado que muchos desarrollos actuales siguen siendo costosos o complejos para implementaciones prácticas (Navarro et al., 2020).</w:t>
            </w:r>
          </w:p>
          <w:p w14:paraId="0D638015">
            <w:pPr>
              <w:widowControl/>
              <w:shd w:val="clear" w:color="auto" w:fill="FFFFFF"/>
              <w:autoSpaceDE/>
              <w:autoSpaceDN/>
              <w:spacing w:after="100" w:afterAutospacing="1"/>
              <w:rPr>
                <w:rFonts w:ascii="Ancizar Sans Light" w:hAnsi="Ancizar Sans Light" w:cs="Segoe UI"/>
                <w:color w:val="A6A6A6" w:themeColor="background1" w:themeShade="A6"/>
                <w:sz w:val="18"/>
                <w:szCs w:val="18"/>
                <w:lang w:eastAsia="es-CO"/>
              </w:rPr>
            </w:pPr>
            <w:r>
              <w:rPr>
                <w:rFonts w:ascii="Ancizar Sans Light" w:hAnsi="Ancizar Sans Light" w:cs="Segoe UI"/>
                <w:color w:val="A6A6A6" w:themeColor="background1" w:themeShade="A6"/>
                <w:sz w:val="18"/>
                <w:szCs w:val="18"/>
                <w:lang w:eastAsia="es-CO"/>
              </w:rPr>
              <w:t>Para el monitoreo del estado del sustrato y de la planta, la espectroscopía de impedancia eléctrica (EIS) ha emergido como una técnica no destructiva valiosa para inferir propiedades fisiológicas y niveles de humedad del medio (Cole &amp; Cole, 1941; Van Haeverbeke, 2023).</w:t>
            </w:r>
            <w:r>
              <w:rPr>
                <w:rFonts w:hint="default" w:ascii="Ancizar Sans Light" w:hAnsi="Ancizar Sans Light" w:cs="Segoe UI"/>
                <w:color w:val="A6A6A6" w:themeColor="background1" w:themeShade="A6"/>
                <w:sz w:val="18"/>
                <w:szCs w:val="18"/>
                <w:lang w:val="en-US" w:eastAsia="es-CO"/>
              </w:rPr>
              <w:t xml:space="preserve"> </w:t>
            </w:r>
            <w:r>
              <w:rPr>
                <w:rFonts w:ascii="Ancizar Sans Light" w:hAnsi="Ancizar Sans Light" w:cs="Segoe UI"/>
                <w:color w:val="A6A6A6" w:themeColor="background1" w:themeShade="A6"/>
                <w:sz w:val="18"/>
                <w:szCs w:val="18"/>
                <w:lang w:eastAsia="es-CO"/>
              </w:rPr>
              <w:t>Las revisiones recientes describen tanto los modelos analíticos clásicos (Cole y variantes) como enfoques basados en aprendizaje automático para la interpretación de espectros (Ma, Bifano, &amp; Fischerauer, 2023; Barsoukov &amp; Macdonald, 2005).</w:t>
            </w:r>
          </w:p>
          <w:p w14:paraId="679D02BF">
            <w:pPr>
              <w:widowControl/>
              <w:shd w:val="clear" w:color="auto" w:fill="FFFFFF"/>
              <w:autoSpaceDE/>
              <w:autoSpaceDN/>
              <w:spacing w:after="100" w:afterAutospacing="1"/>
              <w:rPr>
                <w:rFonts w:ascii="Ancizar Sans Light" w:hAnsi="Ancizar Sans Light" w:cs="Segoe UI"/>
                <w:color w:val="A6A6A6" w:themeColor="background1" w:themeShade="A6"/>
                <w:sz w:val="18"/>
                <w:szCs w:val="18"/>
                <w:lang w:eastAsia="es-CO"/>
              </w:rPr>
            </w:pPr>
            <w:r>
              <w:rPr>
                <w:rFonts w:hint="default" w:ascii="Ancizar Sans Light" w:hAnsi="Ancizar Sans Light"/>
                <w:color w:val="A6A6A6" w:themeColor="background1" w:themeShade="A6"/>
                <w:sz w:val="18"/>
                <w:szCs w:val="18"/>
                <w:lang w:eastAsia="es-CO"/>
              </w:rPr>
              <w:t xml:space="preserve">De manera complementaria, se ha documentado el uso creciente de técnicas de inteligencia artificial en agricultura de ambiente controlado. En particular, </w:t>
            </w:r>
            <w:r>
              <w:rPr>
                <w:rFonts w:hint="default" w:ascii="Ancizar Sans Light" w:hAnsi="Ancizar Sans Light"/>
                <w:color w:val="A6A6A6" w:themeColor="background1" w:themeShade="A6"/>
                <w:sz w:val="18"/>
                <w:szCs w:val="18"/>
                <w:lang w:val="en-US" w:eastAsia="es-CO"/>
              </w:rPr>
              <w:t>(</w:t>
            </w:r>
            <w:r>
              <w:rPr>
                <w:rFonts w:hint="default" w:ascii="Ancizar Sans Light" w:hAnsi="Ancizar Sans Light"/>
                <w:color w:val="A6A6A6" w:themeColor="background1" w:themeShade="A6"/>
                <w:sz w:val="18"/>
                <w:szCs w:val="18"/>
                <w:lang w:eastAsia="es-CO"/>
              </w:rPr>
              <w:t>Chowdhury, Argha y Ahmed 2023) analizan de modelos de aprendizaje automático, visión por computadora e integración IoT en granjas verticales para optimizar el uso de recursos y automatizar la toma de decisiones, lo que respalda la idea de emplear agentes capaces de generar recomendaciones de ajuste ambiental según el diagnóstico del cultivo.</w:t>
            </w:r>
            <w:r>
              <w:rPr>
                <w:rFonts w:hint="default" w:ascii="Ancizar Sans Light" w:hAnsi="Ancizar Sans Light"/>
                <w:color w:val="A6A6A6" w:themeColor="background1" w:themeShade="A6"/>
                <w:sz w:val="18"/>
                <w:szCs w:val="18"/>
                <w:lang w:val="en-US" w:eastAsia="es-CO"/>
              </w:rPr>
              <w:t xml:space="preserve"> </w:t>
            </w:r>
            <w:r>
              <w:rPr>
                <w:rFonts w:ascii="Ancizar Sans Light" w:hAnsi="Ancizar Sans Light" w:cs="Segoe UI"/>
                <w:color w:val="A6A6A6" w:themeColor="background1" w:themeShade="A6"/>
                <w:sz w:val="18"/>
                <w:szCs w:val="18"/>
                <w:lang w:eastAsia="es-CO"/>
              </w:rPr>
              <w:t>Por otro lado, la proliferación de prototipos basados en microcontroladores, como el ESP32, evidencia la viabilidad de arquitecturas telemétricas y dashboards de bajo costo (</w:t>
            </w:r>
            <w:r>
              <w:rPr>
                <w:rFonts w:hint="default" w:ascii="Ancizar Sans Light" w:hAnsi="Ancizar Sans Light" w:cs="Segoe UI"/>
                <w:color w:val="A6A6A6" w:themeColor="background1" w:themeShade="A6"/>
                <w:sz w:val="18"/>
                <w:szCs w:val="18"/>
                <w:lang w:val="en-US" w:eastAsia="es-CO"/>
              </w:rPr>
              <w:t>Kim, Lee</w:t>
            </w:r>
            <w:r>
              <w:rPr>
                <w:rFonts w:ascii="Ancizar Sans Light" w:hAnsi="Ancizar Sans Light" w:cs="Segoe UI"/>
                <w:color w:val="A6A6A6" w:themeColor="background1" w:themeShade="A6"/>
                <w:sz w:val="18"/>
                <w:szCs w:val="18"/>
                <w:lang w:eastAsia="es-CO"/>
              </w:rPr>
              <w:t>, 202</w:t>
            </w:r>
            <w:r>
              <w:rPr>
                <w:rFonts w:hint="default" w:ascii="Ancizar Sans Light" w:hAnsi="Ancizar Sans Light" w:cs="Segoe UI"/>
                <w:color w:val="A6A6A6" w:themeColor="background1" w:themeShade="A6"/>
                <w:sz w:val="18"/>
                <w:szCs w:val="18"/>
                <w:lang w:val="en-US" w:eastAsia="es-CO"/>
              </w:rPr>
              <w:t>3</w:t>
            </w:r>
            <w:r>
              <w:rPr>
                <w:rFonts w:ascii="Ancizar Sans Light" w:hAnsi="Ancizar Sans Light" w:cs="Segoe UI"/>
                <w:color w:val="A6A6A6" w:themeColor="background1" w:themeShade="A6"/>
                <w:sz w:val="18"/>
                <w:szCs w:val="18"/>
                <w:lang w:eastAsia="es-CO"/>
              </w:rPr>
              <w:t>).</w:t>
            </w:r>
          </w:p>
          <w:p w14:paraId="64CE7EE0">
            <w:pPr>
              <w:widowControl/>
              <w:shd w:val="clear" w:color="auto" w:fill="FFFFFF"/>
              <w:autoSpaceDE/>
              <w:autoSpaceDN/>
              <w:spacing w:after="100" w:afterAutospacing="1"/>
              <w:rPr>
                <w:rFonts w:ascii="Segoe UI" w:hAnsi="Segoe UI" w:cs="Segoe UI"/>
                <w:color w:val="1F2328"/>
                <w:lang w:eastAsia="es-CO"/>
              </w:rPr>
            </w:pPr>
            <w:ins w:id="32" w:author="jctre" w:date="2025-11-14T18:37:49Z">
              <w:r>
                <w:rPr>
                  <w:rFonts w:hint="default" w:ascii="Ancizar Sans Light" w:hAnsi="Ancizar Sans Light"/>
                  <w:color w:val="A6A6A6" w:themeColor="background1" w:themeShade="A6"/>
                  <w:sz w:val="18"/>
                  <w:szCs w:val="18"/>
                  <w:lang w:val="en-US" w:eastAsia="es-CO"/>
                </w:rPr>
                <w:t>M</w:t>
              </w:r>
            </w:ins>
            <w:ins w:id="33" w:author="jctre" w:date="2025-11-14T18:36:58Z">
              <w:r>
                <w:rPr>
                  <w:rFonts w:hint="default" w:ascii="Ancizar Sans Light" w:hAnsi="Ancizar Sans Light"/>
                  <w:color w:val="A6A6A6" w:themeColor="background1" w:themeShade="A6"/>
                  <w:sz w:val="18"/>
                  <w:szCs w:val="18"/>
                  <w:lang w:eastAsia="es-CO"/>
                </w:rPr>
                <w:t>uchos proyectos</w:t>
              </w:r>
            </w:ins>
            <w:ins w:id="34" w:author="jctre" w:date="2025-11-14T18:38:05Z">
              <w:r>
                <w:rPr>
                  <w:rFonts w:hint="default" w:ascii="Ancizar Sans Light" w:hAnsi="Ancizar Sans Light"/>
                  <w:color w:val="A6A6A6" w:themeColor="background1" w:themeShade="A6"/>
                  <w:sz w:val="18"/>
                  <w:szCs w:val="18"/>
                  <w:lang w:val="en-US" w:eastAsia="es-CO"/>
                </w:rPr>
                <w:t xml:space="preserve"> </w:t>
              </w:r>
            </w:ins>
            <w:ins w:id="35" w:author="jctre" w:date="2025-11-14T18:36:58Z">
              <w:r>
                <w:rPr>
                  <w:rFonts w:hint="default" w:ascii="Ancizar Sans Light" w:hAnsi="Ancizar Sans Light"/>
                  <w:color w:val="A6A6A6" w:themeColor="background1" w:themeShade="A6"/>
                  <w:sz w:val="18"/>
                  <w:szCs w:val="18"/>
                  <w:lang w:eastAsia="es-CO"/>
                </w:rPr>
                <w:t xml:space="preserve"> presentan evaluaciones sobre el impacto real en la productividad del cultivo y carecen de análisis de escalabilidad operativa y fiabilidad en condiciones prolongadas. </w:t>
              </w:r>
            </w:ins>
            <w:ins w:id="36" w:author="jctre" w:date="2025-11-14T18:44:41Z">
              <w:r>
                <w:rPr>
                  <w:rFonts w:hint="default" w:ascii="Ancizar Sans Light" w:hAnsi="Ancizar Sans Light"/>
                  <w:color w:val="A6A6A6" w:themeColor="background1" w:themeShade="A6"/>
                  <w:sz w:val="18"/>
                  <w:szCs w:val="18"/>
                  <w:lang w:eastAsia="es-CO"/>
                </w:rPr>
                <w:t>(Navarro et al., 2020</w:t>
              </w:r>
            </w:ins>
            <w:r>
              <w:rPr>
                <w:rFonts w:hint="default" w:ascii="Ancizar Sans Light" w:hAnsi="Ancizar Sans Light"/>
                <w:color w:val="A6A6A6" w:themeColor="background1" w:themeShade="A6"/>
                <w:sz w:val="18"/>
                <w:szCs w:val="18"/>
                <w:lang w:val="en-US" w:eastAsia="es-CO"/>
              </w:rPr>
              <w:t xml:space="preserve">; </w:t>
            </w:r>
            <w:r>
              <w:rPr>
                <w:rFonts w:hint="default" w:ascii="Ancizar Sans Light" w:hAnsi="Ancizar Sans Light"/>
                <w:color w:val="A6A6A6" w:themeColor="background1" w:themeShade="A6"/>
                <w:sz w:val="18"/>
                <w:szCs w:val="18"/>
                <w:lang w:eastAsia="es-CO"/>
              </w:rPr>
              <w:t>Soussi et al., 2024</w:t>
            </w:r>
            <w:ins w:id="37" w:author="jctre" w:date="2025-11-14T18:44:41Z">
              <w:r>
                <w:rPr>
                  <w:rFonts w:hint="default" w:ascii="Ancizar Sans Light" w:hAnsi="Ancizar Sans Light"/>
                  <w:color w:val="A6A6A6" w:themeColor="background1" w:themeShade="A6"/>
                  <w:sz w:val="18"/>
                  <w:szCs w:val="18"/>
                  <w:lang w:eastAsia="es-CO"/>
                </w:rPr>
                <w:t>)</w:t>
              </w:r>
            </w:ins>
            <w:ins w:id="38" w:author="jctre" w:date="2025-11-14T18:36:58Z">
              <w:r>
                <w:rPr>
                  <w:rFonts w:hint="default" w:ascii="Ancizar Sans Light" w:hAnsi="Ancizar Sans Light"/>
                  <w:color w:val="A6A6A6" w:themeColor="background1" w:themeShade="A6"/>
                  <w:sz w:val="18"/>
                  <w:szCs w:val="18"/>
                  <w:lang w:eastAsia="es-CO"/>
                </w:rPr>
                <w:t>,</w:t>
              </w:r>
            </w:ins>
            <w:r>
              <w:rPr>
                <w:rFonts w:hint="default" w:ascii="Ancizar Sans Light" w:hAnsi="Ancizar Sans Light"/>
                <w:color w:val="A6A6A6" w:themeColor="background1" w:themeShade="A6"/>
                <w:sz w:val="18"/>
                <w:szCs w:val="18"/>
                <w:lang w:val="en-US" w:eastAsia="es-CO"/>
              </w:rPr>
              <w:t xml:space="preserve"> G</w:t>
            </w:r>
            <w:ins w:id="39" w:author="jctre" w:date="2025-11-14T18:36:58Z">
              <w:r>
                <w:rPr>
                  <w:rFonts w:hint="default" w:ascii="Ancizar Sans Light" w:hAnsi="Ancizar Sans Light"/>
                  <w:color w:val="A6A6A6" w:themeColor="background1" w:themeShade="A6"/>
                  <w:sz w:val="18"/>
                  <w:szCs w:val="18"/>
                  <w:lang w:eastAsia="es-CO"/>
                </w:rPr>
                <w:t>ran parte de las soluciones IoT se describen a nivel</w:t>
              </w:r>
            </w:ins>
            <w:ins w:id="40" w:author="jctre" w:date="2025-11-14T18:38:27Z">
              <w:r>
                <w:rPr>
                  <w:rFonts w:hint="default" w:ascii="Ancizar Sans Light" w:hAnsi="Ancizar Sans Light"/>
                  <w:color w:val="A6A6A6" w:themeColor="background1" w:themeShade="A6"/>
                  <w:sz w:val="18"/>
                  <w:szCs w:val="18"/>
                  <w:lang w:val="en-US" w:eastAsia="es-CO"/>
                </w:rPr>
                <w:t xml:space="preserve"> </w:t>
              </w:r>
            </w:ins>
            <w:ins w:id="41" w:author="jctre" w:date="2025-11-14T18:36:58Z">
              <w:r>
                <w:rPr>
                  <w:rFonts w:hint="default" w:ascii="Ancizar Sans Light" w:hAnsi="Ancizar Sans Light"/>
                  <w:color w:val="A6A6A6" w:themeColor="background1" w:themeShade="A6"/>
                  <w:sz w:val="18"/>
                  <w:szCs w:val="18"/>
                  <w:lang w:eastAsia="es-CO"/>
                </w:rPr>
                <w:t xml:space="preserve"> técnico, pero </w:t>
              </w:r>
            </w:ins>
            <w:ins w:id="42" w:author="jctre" w:date="2025-11-14T18:38:35Z">
              <w:r>
                <w:rPr>
                  <w:rFonts w:hint="default" w:ascii="Ancizar Sans Light" w:hAnsi="Ancizar Sans Light"/>
                  <w:color w:val="A6A6A6" w:themeColor="background1" w:themeShade="A6"/>
                  <w:sz w:val="18"/>
                  <w:szCs w:val="18"/>
                  <w:lang w:val="en-US" w:eastAsia="es-CO"/>
                </w:rPr>
                <w:t>n</w:t>
              </w:r>
            </w:ins>
            <w:ins w:id="43" w:author="jctre" w:date="2025-11-14T18:38:36Z">
              <w:r>
                <w:rPr>
                  <w:rFonts w:hint="default" w:ascii="Ancizar Sans Light" w:hAnsi="Ancizar Sans Light"/>
                  <w:color w:val="A6A6A6" w:themeColor="background1" w:themeShade="A6"/>
                  <w:sz w:val="18"/>
                  <w:szCs w:val="18"/>
                  <w:lang w:val="en-US" w:eastAsia="es-CO"/>
                </w:rPr>
                <w:t>o se</w:t>
              </w:r>
            </w:ins>
            <w:ins w:id="44" w:author="jctre" w:date="2025-11-14T18:36:58Z">
              <w:r>
                <w:rPr>
                  <w:rFonts w:hint="default" w:ascii="Ancizar Sans Light" w:hAnsi="Ancizar Sans Light"/>
                  <w:color w:val="A6A6A6" w:themeColor="background1" w:themeShade="A6"/>
                  <w:sz w:val="18"/>
                  <w:szCs w:val="18"/>
                  <w:lang w:eastAsia="es-CO"/>
                </w:rPr>
                <w:t xml:space="preserve"> reportan métricas agronómicas sólidas o estudios que permitan estimar su desempeño.</w:t>
              </w:r>
            </w:ins>
          </w:p>
        </w:tc>
      </w:tr>
    </w:tbl>
    <w:p w14:paraId="7F86DCC3">
      <w:pPr>
        <w:jc w:val="center"/>
        <w:rPr>
          <w:rFonts w:ascii="Ancizar Sans Light" w:hAnsi="Ancizar Sans Light"/>
          <w:b/>
          <w:bCs/>
          <w:sz w:val="20"/>
          <w:szCs w:val="20"/>
        </w:rPr>
      </w:pPr>
    </w:p>
    <w:p w14:paraId="73D0220B">
      <w:pPr>
        <w:jc w:val="center"/>
        <w:rPr>
          <w:rFonts w:ascii="Ancizar Sans Light" w:hAnsi="Ancizar Sans Light"/>
          <w:b/>
          <w:bCs/>
          <w:sz w:val="20"/>
          <w:szCs w:val="20"/>
        </w:rPr>
      </w:pPr>
    </w:p>
    <w:tbl>
      <w:tblPr>
        <w:tblStyle w:val="6"/>
        <w:tblW w:w="5000" w:type="pct"/>
        <w:tblInd w:w="0" w:type="dxa"/>
        <w:tblBorders>
          <w:top w:val="double" w:color="auto" w:sz="6" w:space="0"/>
          <w:left w:val="double" w:color="auto" w:sz="6" w:space="0"/>
          <w:bottom w:val="double" w:color="auto" w:sz="6" w:space="0"/>
          <w:right w:val="doub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70" w:type="dxa"/>
          <w:bottom w:w="0" w:type="dxa"/>
          <w:right w:w="70" w:type="dxa"/>
        </w:tblCellMar>
      </w:tblPr>
      <w:tblGrid>
        <w:gridCol w:w="10222"/>
      </w:tblGrid>
      <w:tr w14:paraId="71F5BFCC">
        <w:tblPrEx>
          <w:tblBorders>
            <w:top w:val="double" w:color="auto" w:sz="6" w:space="0"/>
            <w:left w:val="double" w:color="auto" w:sz="6" w:space="0"/>
            <w:bottom w:val="double" w:color="auto" w:sz="6" w:space="0"/>
            <w:right w:val="doub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00" w:hRule="atLeast"/>
        </w:trPr>
        <w:tc>
          <w:tcPr>
            <w:tcW w:w="5000" w:type="pct"/>
            <w:vAlign w:val="center"/>
          </w:tcPr>
          <w:p w14:paraId="12B6EDEB">
            <w:pPr>
              <w:spacing w:before="60" w:after="60"/>
              <w:rPr>
                <w:rFonts w:ascii="Ancizar Sans Light" w:hAnsi="Ancizar Sans Light"/>
                <w:sz w:val="20"/>
                <w:szCs w:val="18"/>
              </w:rPr>
            </w:pPr>
            <w:r>
              <w:rPr>
                <w:rFonts w:ascii="Ancizar Sans Light" w:hAnsi="Ancizar Sans Light"/>
                <w:b/>
                <w:sz w:val="20"/>
                <w:szCs w:val="18"/>
              </w:rPr>
              <w:t>7. METODOLOGÍA</w:t>
            </w:r>
          </w:p>
          <w:p w14:paraId="0ED215D5">
            <w:pPr>
              <w:spacing w:before="60" w:after="60"/>
              <w:jc w:val="both"/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  <w:t>Enfoque: Diseño experimental y de ingeniería aplicada — combinación de prototipado, simulación y pruebas controladas.</w:t>
            </w:r>
          </w:p>
          <w:p w14:paraId="2C9C4E78">
            <w:pPr>
              <w:spacing w:before="60" w:after="60"/>
              <w:jc w:val="both"/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</w:p>
          <w:p w14:paraId="037B0D04">
            <w:pPr>
              <w:spacing w:before="60" w:after="60"/>
              <w:jc w:val="both"/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  <w:t>Actividades</w:t>
            </w:r>
          </w:p>
          <w:p w14:paraId="22AF0781">
            <w:pPr>
              <w:spacing w:before="60" w:after="60"/>
              <w:jc w:val="both"/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</w:p>
          <w:p w14:paraId="2FBFAA6B">
            <w:pPr>
              <w:pStyle w:val="26"/>
              <w:numPr>
                <w:ilvl w:val="0"/>
                <w:numId w:val="2"/>
              </w:numPr>
              <w:spacing w:before="60" w:after="60"/>
              <w:jc w:val="both"/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  <w:t>Revisión bibliográfica y definición de requisitos (Sem. 1–2): Recopilar parámetros óptimos para distintas especies de hierbas, rangos de temperatura y humedad, fotoperiodos y requerimientos de riego. Validar restricciones de seguridad eléctrica y normativa aplicable.</w:t>
            </w:r>
          </w:p>
          <w:p w14:paraId="66F99A71">
            <w:pPr>
              <w:spacing w:before="60" w:after="60"/>
              <w:jc w:val="both"/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</w:p>
          <w:p w14:paraId="10A6DD83">
            <w:pPr>
              <w:pStyle w:val="26"/>
              <w:numPr>
                <w:ilvl w:val="0"/>
                <w:numId w:val="2"/>
              </w:numPr>
              <w:spacing w:before="60" w:after="60"/>
              <w:jc w:val="both"/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  <w:t>Diseño del hardware (Sem. 3–4): Selección de componentes (ESP32 DevKit, sensores de T/H, luz y pH, módulos de conmutación, fuentes y protecciones). Elaboración de la lista de materiales (BOM) y verificación de compatibilidad eléctrica.</w:t>
            </w:r>
          </w:p>
          <w:p w14:paraId="6C8C92C0">
            <w:pPr>
              <w:spacing w:before="60" w:after="60"/>
              <w:jc w:val="both"/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</w:p>
          <w:p w14:paraId="67E6B760">
            <w:pPr>
              <w:pStyle w:val="26"/>
              <w:numPr>
                <w:ilvl w:val="0"/>
                <w:numId w:val="2"/>
              </w:numPr>
              <w:spacing w:before="60" w:after="60"/>
              <w:jc w:val="both"/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  <w:t>Desarrollo de software y telemetría (Sem. 5–8): Estructuración modular del firmware (drivers, API interna, lógica de control). Integración IoT para transmisión de datos y creación de un dashboard mínimo para registro y visualización remota.</w:t>
            </w:r>
          </w:p>
          <w:p w14:paraId="1915BFCF">
            <w:pPr>
              <w:spacing w:before="60" w:after="60"/>
              <w:jc w:val="both"/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</w:p>
          <w:p w14:paraId="726C2B2F">
            <w:pPr>
              <w:pStyle w:val="26"/>
              <w:numPr>
                <w:ilvl w:val="0"/>
                <w:numId w:val="2"/>
              </w:numPr>
              <w:spacing w:before="60" w:after="60"/>
              <w:jc w:val="both"/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  <w:t>Implementación del prototipo MVP (Sem. 8–10): Montaje seguro del gabinete de cultivo, cableado de potencia y control, instalación de sensores y actuadores. Desarrollo del firmware base con lectura periódica de sensores, control ON/OFF por histéresis y funciones de seguridad (fail-safe).</w:t>
            </w:r>
          </w:p>
          <w:p w14:paraId="3AC192C0">
            <w:pPr>
              <w:spacing w:before="60" w:after="60"/>
              <w:jc w:val="both"/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</w:p>
          <w:p w14:paraId="2F27A026">
            <w:pPr>
              <w:pStyle w:val="26"/>
              <w:numPr>
                <w:ilvl w:val="0"/>
                <w:numId w:val="2"/>
              </w:numPr>
              <w:spacing w:before="60" w:after="60"/>
              <w:jc w:val="both"/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  <w:t>Modelado y simulación de control (Sem. 10–12): Simular el comportamiento del sistema ante variaciones de las condiciones ambientales y operativas (iluminación, ventilación, riego). Comparar los esquemas de control por histéresis y PID y definir parámetros iniciales de ajuste.</w:t>
            </w:r>
          </w:p>
          <w:p w14:paraId="1E37A7D3">
            <w:pPr>
              <w:spacing w:before="60" w:after="60"/>
              <w:jc w:val="both"/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</w:p>
          <w:p w14:paraId="582E1135">
            <w:pPr>
              <w:pStyle w:val="26"/>
              <w:numPr>
                <w:ilvl w:val="0"/>
                <w:numId w:val="2"/>
              </w:numPr>
              <w:spacing w:before="60" w:after="60"/>
              <w:jc w:val="both"/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  <w:t>Pruebas experimentales y recolección de datos (Sem. 12–14): Ejecución de campañas de prueba de corto y mediano plazo (24–72 h y hasta 2 semanas). Registro continuo de variables: temperatura, humedad, fotoperiodo, consumo energético y condiciones del sustrato. Evaluación de estabilidad y respuesta del sistema.</w:t>
            </w:r>
          </w:p>
          <w:p w14:paraId="7A5709FF">
            <w:pPr>
              <w:spacing w:before="60" w:after="60"/>
              <w:jc w:val="both"/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</w:p>
          <w:p w14:paraId="7827837B">
            <w:pPr>
              <w:pStyle w:val="26"/>
              <w:numPr>
                <w:ilvl w:val="0"/>
                <w:numId w:val="2"/>
              </w:numPr>
              <w:spacing w:before="60" w:after="60"/>
              <w:jc w:val="both"/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  <w:t>Análisis de resultados y evaluación del cultivo (Sem. 14–15): Procesamiento estadístico de los datos experimentales, evaluación de desempeño de controladores (PID vs histéresis) y análisis del desarrollo vegetal (biomasa, humedad de hoja o crecimiento relativo según la especie seleccionada).</w:t>
            </w:r>
          </w:p>
          <w:p w14:paraId="1EEBEBAA">
            <w:pPr>
              <w:spacing w:before="60" w:after="60"/>
              <w:jc w:val="both"/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</w:p>
          <w:p w14:paraId="5BBC9479">
            <w:pPr>
              <w:pStyle w:val="26"/>
              <w:numPr>
                <w:ilvl w:val="0"/>
                <w:numId w:val="2"/>
              </w:numPr>
              <w:spacing w:before="60" w:after="60"/>
              <w:jc w:val="both"/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  <w:t>Documentación y presentación final (Sem. 16): Consolidación de resultados técnicos y experimentales, elaboración del informe final, manual técnico de operación y presentación ante el jurado o comité evaluador.</w:t>
            </w:r>
          </w:p>
          <w:p w14:paraId="6C98DD3E">
            <w:pPr>
              <w:spacing w:before="60" w:after="60"/>
              <w:jc w:val="both"/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</w:p>
          <w:p w14:paraId="3F6C73F5">
            <w:pPr>
              <w:spacing w:before="60" w:after="60"/>
              <w:jc w:val="both"/>
              <w:rPr>
                <w:rFonts w:ascii="Ancizar Sans Light" w:hAnsi="Ancizar Sans Light"/>
                <w:b/>
                <w:i/>
                <w:iCs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Ancizar Sans Light" w:hAnsi="Ancizar Sans Light"/>
                <w:b/>
                <w:i/>
                <w:iCs/>
                <w:color w:val="808080" w:themeColor="background1" w:themeShade="80"/>
                <w:sz w:val="18"/>
                <w:szCs w:val="18"/>
              </w:rPr>
              <w:t>Métodos de análisis:</w:t>
            </w:r>
          </w:p>
          <w:p w14:paraId="3EA94F27">
            <w:pPr>
              <w:spacing w:before="60" w:after="60"/>
              <w:jc w:val="both"/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</w:p>
          <w:p w14:paraId="004E5A26">
            <w:pPr>
              <w:pStyle w:val="26"/>
              <w:numPr>
                <w:ilvl w:val="0"/>
                <w:numId w:val="3"/>
              </w:numPr>
              <w:spacing w:before="60" w:after="60"/>
              <w:jc w:val="both"/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  <w:t>Se emplearán métodos cuantitativos y comparativos para evaluar el desempeño global del sistema automatizado.</w:t>
            </w:r>
          </w:p>
          <w:p w14:paraId="58E50226">
            <w:pPr>
              <w:spacing w:before="60" w:after="60"/>
              <w:jc w:val="both"/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</w:p>
          <w:p w14:paraId="64905B4C">
            <w:pPr>
              <w:pStyle w:val="26"/>
              <w:numPr>
                <w:ilvl w:val="0"/>
                <w:numId w:val="3"/>
              </w:numPr>
              <w:spacing w:before="60" w:after="60"/>
              <w:jc w:val="both"/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  <w:t>Se generarán gráficas temporales de las variables ambientales y eléctricas (temperatura, humedad, iluminación, humedad del sustrato, tierra fértil, flujo de agua, contaminación del agua), con el fin de analizar la estabilidad, los tiempos de respuesta y la dinámica de control bajo distintas condiciones operativas.</w:t>
            </w:r>
          </w:p>
          <w:p w14:paraId="110B65A1">
            <w:pPr>
              <w:spacing w:before="60" w:after="60"/>
              <w:jc w:val="both"/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</w:p>
          <w:p w14:paraId="7D467DFE">
            <w:pPr>
              <w:pStyle w:val="26"/>
              <w:numPr>
                <w:ilvl w:val="0"/>
                <w:numId w:val="3"/>
              </w:numPr>
              <w:spacing w:before="60" w:after="60"/>
              <w:jc w:val="both"/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  <w:t>Se realizará la verificación de cumplimiento de rangos óptimos definidos para el cultivo, así como la detección de desviaciones, oscilaciones y sobrecorrecciones asociadas a los esquemas de control (histéresis y PID).</w:t>
            </w:r>
          </w:p>
          <w:p w14:paraId="145C756F">
            <w:pPr>
              <w:spacing w:before="60" w:after="60"/>
              <w:jc w:val="both"/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</w:p>
          <w:p w14:paraId="3A11D60D">
            <w:pPr>
              <w:pStyle w:val="26"/>
              <w:numPr>
                <w:ilvl w:val="0"/>
                <w:numId w:val="3"/>
              </w:numPr>
              <w:spacing w:before="60" w:after="60"/>
              <w:jc w:val="both"/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  <w:t>El análisis energético incluirá el cálculo del consumo total y parcial por subsistema (iluminación, ventilación, riego y control electrónico), para determinar la eficiencia relativa.</w:t>
            </w:r>
          </w:p>
          <w:p w14:paraId="594D8970">
            <w:pPr>
              <w:spacing w:before="60" w:after="60"/>
              <w:jc w:val="both"/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</w:p>
          <w:p w14:paraId="4E67C30E">
            <w:pPr>
              <w:pStyle w:val="26"/>
              <w:numPr>
                <w:ilvl w:val="0"/>
                <w:numId w:val="3"/>
              </w:numPr>
              <w:spacing w:before="60" w:after="60"/>
              <w:jc w:val="both"/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  <w:t>Se efectuarán simulaciones comparativas entre estrategias de control y configuraciones de hardware, considerando su impacto sobre la estabilidad del cultivo</w:t>
            </w:r>
          </w:p>
          <w:p w14:paraId="55D9672E">
            <w:pPr>
              <w:pStyle w:val="26"/>
              <w:numPr>
                <w:ilvl w:val="0"/>
                <w:numId w:val="0"/>
              </w:numPr>
              <w:spacing w:before="60" w:after="60"/>
              <w:ind w:left="360" w:leftChars="0"/>
              <w:jc w:val="both"/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</w:p>
          <w:p w14:paraId="0E9E69ED">
            <w:pPr>
              <w:pStyle w:val="26"/>
              <w:numPr>
                <w:ilvl w:val="0"/>
                <w:numId w:val="3"/>
              </w:numPr>
              <w:spacing w:before="60" w:after="60"/>
              <w:jc w:val="both"/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  <w:t>.</w:t>
            </w:r>
            <w:r>
              <w:rPr>
                <w:rFonts w:hint="default"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  <w:t>Finalmente, se evaluará la escalabilidad del sistema, analizando costos, modularidad, capacidad de expansión a mayores volúmenes de cultivo y factibilidad de implementación de alimentación solar u otras fuentes sostenibles.</w:t>
            </w:r>
          </w:p>
          <w:p w14:paraId="6899A5E7">
            <w:pPr>
              <w:pStyle w:val="26"/>
              <w:numPr>
                <w:ilvl w:val="0"/>
                <w:numId w:val="0"/>
              </w:numPr>
              <w:spacing w:before="60" w:after="60"/>
              <w:jc w:val="both"/>
              <w:rPr>
                <w:rFonts w:ascii="Ancizar Sans Light" w:hAnsi="Ancizar Sans Light"/>
                <w:b/>
                <w:sz w:val="18"/>
                <w:szCs w:val="18"/>
              </w:rPr>
            </w:pPr>
          </w:p>
        </w:tc>
      </w:tr>
    </w:tbl>
    <w:p w14:paraId="7BCBF0AA">
      <w:pPr>
        <w:rPr>
          <w:rFonts w:ascii="Ancizar Sans Light" w:hAnsi="Ancizar Sans Light"/>
        </w:rPr>
      </w:pPr>
    </w:p>
    <w:p w14:paraId="59DC97D4">
      <w:pPr>
        <w:spacing w:line="253" w:lineRule="exact"/>
        <w:rPr>
          <w:rFonts w:ascii="Ancizar Sans Light" w:hAnsi="Ancizar Sans Light"/>
          <w:b/>
          <w:sz w:val="20"/>
          <w:szCs w:val="18"/>
        </w:rPr>
      </w:pPr>
    </w:p>
    <w:p w14:paraId="7EB97368">
      <w:pPr>
        <w:spacing w:line="253" w:lineRule="exact"/>
        <w:rPr>
          <w:rFonts w:ascii="Ancizar Sans Light" w:hAnsi="Ancizar Sans Light"/>
          <w:b/>
          <w:sz w:val="20"/>
          <w:szCs w:val="18"/>
        </w:rPr>
      </w:pPr>
    </w:p>
    <w:p w14:paraId="2B8D635B">
      <w:pPr>
        <w:spacing w:line="253" w:lineRule="exact"/>
        <w:rPr>
          <w:ins w:id="45" w:author="jctre" w:date="2025-11-14T18:51:12Z"/>
          <w:rFonts w:ascii="Ancizar Sans Light" w:hAnsi="Ancizar Sans Light"/>
          <w:b/>
          <w:sz w:val="20"/>
          <w:szCs w:val="18"/>
        </w:rPr>
      </w:pPr>
    </w:p>
    <w:p w14:paraId="730E2A2F">
      <w:pPr>
        <w:spacing w:line="253" w:lineRule="exact"/>
        <w:rPr>
          <w:ins w:id="46" w:author="jctre" w:date="2025-11-14T18:51:13Z"/>
          <w:rFonts w:ascii="Ancizar Sans Light" w:hAnsi="Ancizar Sans Light"/>
          <w:b/>
          <w:sz w:val="20"/>
          <w:szCs w:val="18"/>
        </w:rPr>
      </w:pPr>
    </w:p>
    <w:p w14:paraId="0009C35B">
      <w:pPr>
        <w:spacing w:line="253" w:lineRule="exact"/>
        <w:rPr>
          <w:ins w:id="47" w:author="jctre" w:date="2025-11-14T18:51:13Z"/>
          <w:rFonts w:ascii="Ancizar Sans Light" w:hAnsi="Ancizar Sans Light"/>
          <w:b/>
          <w:sz w:val="20"/>
          <w:szCs w:val="18"/>
        </w:rPr>
      </w:pPr>
    </w:p>
    <w:p w14:paraId="38DC4EE1">
      <w:pPr>
        <w:spacing w:line="253" w:lineRule="exact"/>
        <w:rPr>
          <w:ins w:id="48" w:author="jctre" w:date="2025-11-14T18:51:13Z"/>
          <w:rFonts w:ascii="Ancizar Sans Light" w:hAnsi="Ancizar Sans Light"/>
          <w:b/>
          <w:sz w:val="20"/>
          <w:szCs w:val="18"/>
        </w:rPr>
      </w:pPr>
    </w:p>
    <w:p w14:paraId="13DC2A8C">
      <w:pPr>
        <w:spacing w:line="253" w:lineRule="exact"/>
        <w:rPr>
          <w:ins w:id="49" w:author="jctre" w:date="2025-11-14T18:51:13Z"/>
          <w:rFonts w:ascii="Ancizar Sans Light" w:hAnsi="Ancizar Sans Light"/>
          <w:b/>
          <w:sz w:val="20"/>
          <w:szCs w:val="18"/>
        </w:rPr>
      </w:pPr>
    </w:p>
    <w:p w14:paraId="4B7E0612">
      <w:pPr>
        <w:spacing w:line="253" w:lineRule="exact"/>
        <w:rPr>
          <w:ins w:id="50" w:author="jctre" w:date="2025-11-14T18:51:13Z"/>
          <w:rFonts w:ascii="Ancizar Sans Light" w:hAnsi="Ancizar Sans Light"/>
          <w:b/>
          <w:sz w:val="20"/>
          <w:szCs w:val="18"/>
        </w:rPr>
      </w:pPr>
    </w:p>
    <w:p w14:paraId="6D9D087E">
      <w:pPr>
        <w:spacing w:line="253" w:lineRule="exact"/>
        <w:rPr>
          <w:ins w:id="51" w:author="jctre" w:date="2025-11-14T18:51:14Z"/>
          <w:rFonts w:ascii="Ancizar Sans Light" w:hAnsi="Ancizar Sans Light"/>
          <w:b/>
          <w:sz w:val="20"/>
          <w:szCs w:val="18"/>
        </w:rPr>
      </w:pPr>
    </w:p>
    <w:p w14:paraId="7B30699D">
      <w:pPr>
        <w:spacing w:line="253" w:lineRule="exact"/>
        <w:rPr>
          <w:rFonts w:ascii="Ancizar Sans Light" w:hAnsi="Ancizar Sans Light"/>
          <w:b/>
          <w:sz w:val="20"/>
          <w:szCs w:val="18"/>
        </w:rPr>
      </w:pPr>
    </w:p>
    <w:p w14:paraId="6A295639">
      <w:pPr>
        <w:spacing w:line="253" w:lineRule="exact"/>
        <w:rPr>
          <w:rFonts w:ascii="Ancizar Sans Light" w:hAnsi="Ancizar Sans Light"/>
          <w:b/>
          <w:sz w:val="20"/>
          <w:szCs w:val="18"/>
        </w:rPr>
      </w:pPr>
    </w:p>
    <w:p w14:paraId="50D944D3">
      <w:pPr>
        <w:spacing w:line="253" w:lineRule="exact"/>
        <w:rPr>
          <w:rFonts w:ascii="Ancizar Sans Light" w:hAnsi="Ancizar Sans Light"/>
          <w:b/>
          <w:sz w:val="20"/>
          <w:szCs w:val="18"/>
        </w:rPr>
      </w:pPr>
    </w:p>
    <w:p w14:paraId="3D220B0F">
      <w:pPr>
        <w:spacing w:line="253" w:lineRule="exact"/>
        <w:rPr>
          <w:rFonts w:ascii="Ancizar Sans Light" w:hAnsi="Ancizar Sans Light"/>
          <w:b/>
          <w:sz w:val="20"/>
          <w:szCs w:val="18"/>
        </w:rPr>
      </w:pPr>
    </w:p>
    <w:p w14:paraId="46B5F4C2">
      <w:pPr>
        <w:spacing w:line="253" w:lineRule="exact"/>
        <w:rPr>
          <w:rFonts w:ascii="Ancizar Sans Light" w:hAnsi="Ancizar Sans Light"/>
          <w:b/>
          <w:sz w:val="20"/>
          <w:szCs w:val="18"/>
        </w:rPr>
      </w:pPr>
    </w:p>
    <w:p w14:paraId="2B7A9978">
      <w:pPr>
        <w:spacing w:line="253" w:lineRule="exact"/>
        <w:rPr>
          <w:rFonts w:ascii="Ancizar Sans Light" w:hAnsi="Ancizar Sans Light"/>
          <w:b/>
          <w:sz w:val="20"/>
          <w:szCs w:val="18"/>
        </w:rPr>
      </w:pPr>
    </w:p>
    <w:p w14:paraId="4EDDC370">
      <w:pPr>
        <w:spacing w:line="253" w:lineRule="exact"/>
        <w:rPr>
          <w:rFonts w:ascii="Ancizar Sans Light" w:hAnsi="Ancizar Sans Light"/>
          <w:b/>
          <w:sz w:val="20"/>
          <w:szCs w:val="18"/>
        </w:rPr>
      </w:pPr>
    </w:p>
    <w:p w14:paraId="2C9F8DC2">
      <w:pPr>
        <w:spacing w:line="253" w:lineRule="exact"/>
        <w:rPr>
          <w:rFonts w:ascii="Ancizar Sans Light" w:hAnsi="Ancizar Sans Light"/>
          <w:sz w:val="20"/>
          <w:szCs w:val="18"/>
        </w:rPr>
      </w:pPr>
      <w:r>
        <w:rPr>
          <w:rFonts w:ascii="Ancizar Sans Light" w:hAnsi="Ancizar Sans Light"/>
          <w:b/>
          <w:sz w:val="20"/>
          <w:szCs w:val="18"/>
        </w:rPr>
        <w:t>8. CRONOGRAMA DE ACTIVIDADES</w:t>
      </w:r>
    </w:p>
    <w:tbl>
      <w:tblPr>
        <w:tblStyle w:val="6"/>
        <w:tblW w:w="5000" w:type="pct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5044"/>
        <w:gridCol w:w="324"/>
        <w:gridCol w:w="323"/>
        <w:gridCol w:w="323"/>
        <w:gridCol w:w="325"/>
        <w:gridCol w:w="323"/>
        <w:gridCol w:w="323"/>
        <w:gridCol w:w="323"/>
        <w:gridCol w:w="325"/>
        <w:gridCol w:w="323"/>
        <w:gridCol w:w="323"/>
        <w:gridCol w:w="323"/>
        <w:gridCol w:w="325"/>
        <w:gridCol w:w="323"/>
        <w:gridCol w:w="323"/>
        <w:gridCol w:w="323"/>
        <w:gridCol w:w="327"/>
      </w:tblGrid>
      <w:tr w14:paraId="44FDA9FC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97" w:hRule="atLeast"/>
          <w:jc w:val="center"/>
        </w:trPr>
        <w:tc>
          <w:tcPr>
            <w:tcW w:w="2467" w:type="pct"/>
            <w:tcBorders>
              <w:top w:val="nil"/>
              <w:left w:val="nil"/>
              <w:bottom w:val="double" w:color="auto" w:sz="4" w:space="0"/>
              <w:right w:val="double" w:color="auto" w:sz="4" w:space="0"/>
            </w:tcBorders>
            <w:noWrap/>
            <w:vAlign w:val="center"/>
          </w:tcPr>
          <w:p w14:paraId="000E1ECD">
            <w:pPr>
              <w:contextualSpacing/>
              <w:jc w:val="center"/>
              <w:rPr>
                <w:rFonts w:ascii="Ancizar Sans Light" w:hAnsi="Ancizar Sans Light"/>
                <w:color w:val="000000"/>
              </w:rPr>
            </w:pPr>
          </w:p>
        </w:tc>
        <w:tc>
          <w:tcPr>
            <w:tcW w:w="2533" w:type="pct"/>
            <w:gridSpan w:val="16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/>
            <w:vAlign w:val="center"/>
          </w:tcPr>
          <w:p w14:paraId="38C0515A">
            <w:pPr>
              <w:contextualSpacing/>
              <w:jc w:val="center"/>
              <w:rPr>
                <w:rFonts w:ascii="Ancizar Sans Light" w:hAnsi="Ancizar Sans Light"/>
                <w:b/>
                <w:color w:val="000000"/>
              </w:rPr>
            </w:pPr>
            <w:r>
              <w:rPr>
                <w:rFonts w:ascii="Ancizar Sans Light" w:hAnsi="Ancizar Sans Light"/>
                <w:b/>
                <w:color w:val="000000"/>
              </w:rPr>
              <w:t>Semanas de ejecución de cada actividad</w:t>
            </w:r>
          </w:p>
        </w:tc>
      </w:tr>
      <w:tr w14:paraId="3F6933F6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97" w:hRule="atLeast"/>
          <w:jc w:val="center"/>
        </w:trPr>
        <w:tc>
          <w:tcPr>
            <w:tcW w:w="2467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/>
            <w:vAlign w:val="center"/>
          </w:tcPr>
          <w:p w14:paraId="526F0A2D">
            <w:pPr>
              <w:contextualSpacing/>
              <w:jc w:val="center"/>
              <w:rPr>
                <w:rFonts w:ascii="Ancizar Sans Light" w:hAnsi="Ancizar Sans Light"/>
                <w:b/>
                <w:color w:val="000000"/>
              </w:rPr>
            </w:pPr>
            <w:r>
              <w:rPr>
                <w:rFonts w:ascii="Ancizar Sans Light" w:hAnsi="Ancizar Sans Light"/>
                <w:b/>
                <w:color w:val="000000"/>
              </w:rPr>
              <w:t>ACTIVIDADES A REALIZAR</w:t>
            </w:r>
          </w:p>
        </w:tc>
        <w:tc>
          <w:tcPr>
            <w:tcW w:w="158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/>
            <w:vAlign w:val="center"/>
          </w:tcPr>
          <w:p w14:paraId="08E65431">
            <w:pPr>
              <w:contextualSpacing/>
              <w:jc w:val="center"/>
              <w:rPr>
                <w:rFonts w:ascii="Ancizar Sans Light" w:hAnsi="Ancizar Sans Light"/>
                <w:b/>
                <w:color w:val="000000"/>
                <w:sz w:val="18"/>
              </w:rPr>
            </w:pPr>
            <w:r>
              <w:rPr>
                <w:rFonts w:ascii="Ancizar Sans Light" w:hAnsi="Ancizar Sans Light"/>
                <w:b/>
                <w:color w:val="000000"/>
                <w:sz w:val="18"/>
              </w:rPr>
              <w:t>1</w:t>
            </w:r>
          </w:p>
        </w:tc>
        <w:tc>
          <w:tcPr>
            <w:tcW w:w="158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/>
            <w:vAlign w:val="center"/>
          </w:tcPr>
          <w:p w14:paraId="0738883D">
            <w:pPr>
              <w:contextualSpacing/>
              <w:jc w:val="center"/>
              <w:rPr>
                <w:rFonts w:ascii="Ancizar Sans Light" w:hAnsi="Ancizar Sans Light"/>
                <w:b/>
                <w:color w:val="000000"/>
                <w:sz w:val="18"/>
              </w:rPr>
            </w:pPr>
            <w:r>
              <w:rPr>
                <w:rFonts w:ascii="Ancizar Sans Light" w:hAnsi="Ancizar Sans Light"/>
                <w:b/>
                <w:color w:val="000000"/>
                <w:sz w:val="18"/>
              </w:rPr>
              <w:t>2</w:t>
            </w:r>
          </w:p>
        </w:tc>
        <w:tc>
          <w:tcPr>
            <w:tcW w:w="158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/>
            <w:vAlign w:val="center"/>
          </w:tcPr>
          <w:p w14:paraId="1ECF34A0">
            <w:pPr>
              <w:contextualSpacing/>
              <w:jc w:val="center"/>
              <w:rPr>
                <w:rFonts w:ascii="Ancizar Sans Light" w:hAnsi="Ancizar Sans Light"/>
                <w:b/>
                <w:color w:val="000000"/>
                <w:sz w:val="18"/>
              </w:rPr>
            </w:pPr>
            <w:r>
              <w:rPr>
                <w:rFonts w:ascii="Ancizar Sans Light" w:hAnsi="Ancizar Sans Light"/>
                <w:b/>
                <w:color w:val="000000"/>
                <w:sz w:val="18"/>
              </w:rPr>
              <w:t>3</w:t>
            </w:r>
          </w:p>
        </w:tc>
        <w:tc>
          <w:tcPr>
            <w:tcW w:w="159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/>
            <w:vAlign w:val="center"/>
          </w:tcPr>
          <w:p w14:paraId="0E2294E7">
            <w:pPr>
              <w:contextualSpacing/>
              <w:jc w:val="center"/>
              <w:rPr>
                <w:rFonts w:ascii="Ancizar Sans Light" w:hAnsi="Ancizar Sans Light"/>
                <w:b/>
                <w:color w:val="000000"/>
                <w:sz w:val="18"/>
              </w:rPr>
            </w:pPr>
            <w:r>
              <w:rPr>
                <w:rFonts w:ascii="Ancizar Sans Light" w:hAnsi="Ancizar Sans Light"/>
                <w:b/>
                <w:color w:val="000000"/>
                <w:sz w:val="18"/>
              </w:rPr>
              <w:t>4</w:t>
            </w:r>
          </w:p>
        </w:tc>
        <w:tc>
          <w:tcPr>
            <w:tcW w:w="158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/>
            <w:vAlign w:val="center"/>
          </w:tcPr>
          <w:p w14:paraId="5FB70CED">
            <w:pPr>
              <w:contextualSpacing/>
              <w:jc w:val="center"/>
              <w:rPr>
                <w:rFonts w:ascii="Ancizar Sans Light" w:hAnsi="Ancizar Sans Light"/>
                <w:b/>
                <w:color w:val="000000"/>
                <w:sz w:val="18"/>
              </w:rPr>
            </w:pPr>
            <w:r>
              <w:rPr>
                <w:rFonts w:ascii="Ancizar Sans Light" w:hAnsi="Ancizar Sans Light"/>
                <w:b/>
                <w:color w:val="000000"/>
                <w:sz w:val="18"/>
              </w:rPr>
              <w:t>5</w:t>
            </w:r>
          </w:p>
        </w:tc>
        <w:tc>
          <w:tcPr>
            <w:tcW w:w="158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/>
            <w:vAlign w:val="center"/>
          </w:tcPr>
          <w:p w14:paraId="0C77C3FB">
            <w:pPr>
              <w:contextualSpacing/>
              <w:jc w:val="center"/>
              <w:rPr>
                <w:rFonts w:ascii="Ancizar Sans Light" w:hAnsi="Ancizar Sans Light"/>
                <w:b/>
                <w:color w:val="000000"/>
                <w:sz w:val="18"/>
              </w:rPr>
            </w:pPr>
            <w:r>
              <w:rPr>
                <w:rFonts w:ascii="Ancizar Sans Light" w:hAnsi="Ancizar Sans Light"/>
                <w:b/>
                <w:color w:val="000000"/>
                <w:sz w:val="18"/>
              </w:rPr>
              <w:t>6</w:t>
            </w:r>
          </w:p>
        </w:tc>
        <w:tc>
          <w:tcPr>
            <w:tcW w:w="158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/>
            <w:vAlign w:val="center"/>
          </w:tcPr>
          <w:p w14:paraId="69A62C87">
            <w:pPr>
              <w:contextualSpacing/>
              <w:jc w:val="center"/>
              <w:rPr>
                <w:rFonts w:ascii="Ancizar Sans Light" w:hAnsi="Ancizar Sans Light"/>
                <w:b/>
                <w:color w:val="000000"/>
                <w:sz w:val="18"/>
              </w:rPr>
            </w:pPr>
            <w:r>
              <w:rPr>
                <w:rFonts w:ascii="Ancizar Sans Light" w:hAnsi="Ancizar Sans Light"/>
                <w:b/>
                <w:color w:val="000000"/>
                <w:sz w:val="18"/>
              </w:rPr>
              <w:t>7</w:t>
            </w:r>
          </w:p>
        </w:tc>
        <w:tc>
          <w:tcPr>
            <w:tcW w:w="159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/>
            <w:vAlign w:val="center"/>
          </w:tcPr>
          <w:p w14:paraId="270727A9">
            <w:pPr>
              <w:contextualSpacing/>
              <w:jc w:val="center"/>
              <w:rPr>
                <w:rFonts w:ascii="Ancizar Sans Light" w:hAnsi="Ancizar Sans Light"/>
                <w:b/>
                <w:color w:val="000000"/>
                <w:sz w:val="18"/>
              </w:rPr>
            </w:pPr>
            <w:r>
              <w:rPr>
                <w:rFonts w:ascii="Ancizar Sans Light" w:hAnsi="Ancizar Sans Light"/>
                <w:b/>
                <w:color w:val="000000"/>
                <w:sz w:val="18"/>
              </w:rPr>
              <w:t>8</w:t>
            </w:r>
          </w:p>
        </w:tc>
        <w:tc>
          <w:tcPr>
            <w:tcW w:w="158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/>
            <w:vAlign w:val="center"/>
          </w:tcPr>
          <w:p w14:paraId="58895875">
            <w:pPr>
              <w:contextualSpacing/>
              <w:jc w:val="center"/>
              <w:rPr>
                <w:rFonts w:ascii="Ancizar Sans Light" w:hAnsi="Ancizar Sans Light"/>
                <w:b/>
                <w:color w:val="000000"/>
                <w:sz w:val="18"/>
              </w:rPr>
            </w:pPr>
            <w:r>
              <w:rPr>
                <w:rFonts w:ascii="Ancizar Sans Light" w:hAnsi="Ancizar Sans Light"/>
                <w:b/>
                <w:color w:val="000000"/>
                <w:sz w:val="18"/>
              </w:rPr>
              <w:t>9</w:t>
            </w:r>
          </w:p>
        </w:tc>
        <w:tc>
          <w:tcPr>
            <w:tcW w:w="158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/>
            <w:vAlign w:val="center"/>
          </w:tcPr>
          <w:p w14:paraId="28136715">
            <w:pPr>
              <w:contextualSpacing/>
              <w:jc w:val="center"/>
              <w:rPr>
                <w:rFonts w:ascii="Ancizar Sans Light" w:hAnsi="Ancizar Sans Light"/>
                <w:b/>
                <w:color w:val="000000"/>
                <w:sz w:val="18"/>
              </w:rPr>
            </w:pPr>
            <w:r>
              <w:rPr>
                <w:rFonts w:ascii="Ancizar Sans Light" w:hAnsi="Ancizar Sans Light"/>
                <w:b/>
                <w:color w:val="000000"/>
                <w:sz w:val="18"/>
              </w:rPr>
              <w:t>10</w:t>
            </w:r>
          </w:p>
        </w:tc>
        <w:tc>
          <w:tcPr>
            <w:tcW w:w="158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/>
            <w:vAlign w:val="center"/>
          </w:tcPr>
          <w:p w14:paraId="0B665DA9">
            <w:pPr>
              <w:contextualSpacing/>
              <w:jc w:val="center"/>
              <w:rPr>
                <w:rFonts w:ascii="Ancizar Sans Light" w:hAnsi="Ancizar Sans Light"/>
                <w:b/>
                <w:color w:val="000000"/>
                <w:sz w:val="18"/>
              </w:rPr>
            </w:pPr>
            <w:r>
              <w:rPr>
                <w:rFonts w:ascii="Ancizar Sans Light" w:hAnsi="Ancizar Sans Light"/>
                <w:b/>
                <w:color w:val="000000"/>
                <w:sz w:val="18"/>
              </w:rPr>
              <w:t>11</w:t>
            </w:r>
          </w:p>
        </w:tc>
        <w:tc>
          <w:tcPr>
            <w:tcW w:w="159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/>
            <w:vAlign w:val="center"/>
          </w:tcPr>
          <w:p w14:paraId="7123C561">
            <w:pPr>
              <w:contextualSpacing/>
              <w:jc w:val="center"/>
              <w:rPr>
                <w:rFonts w:ascii="Ancizar Sans Light" w:hAnsi="Ancizar Sans Light"/>
                <w:b/>
                <w:color w:val="000000"/>
                <w:sz w:val="18"/>
              </w:rPr>
            </w:pPr>
            <w:r>
              <w:rPr>
                <w:rFonts w:ascii="Ancizar Sans Light" w:hAnsi="Ancizar Sans Light"/>
                <w:b/>
                <w:color w:val="000000"/>
                <w:sz w:val="18"/>
              </w:rPr>
              <w:t>12</w:t>
            </w:r>
          </w:p>
        </w:tc>
        <w:tc>
          <w:tcPr>
            <w:tcW w:w="158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/>
            <w:vAlign w:val="center"/>
          </w:tcPr>
          <w:p w14:paraId="045801CB">
            <w:pPr>
              <w:contextualSpacing/>
              <w:jc w:val="center"/>
              <w:rPr>
                <w:rFonts w:ascii="Ancizar Sans Light" w:hAnsi="Ancizar Sans Light"/>
                <w:b/>
                <w:color w:val="000000"/>
                <w:sz w:val="18"/>
              </w:rPr>
            </w:pPr>
            <w:r>
              <w:rPr>
                <w:rFonts w:ascii="Ancizar Sans Light" w:hAnsi="Ancizar Sans Light"/>
                <w:b/>
                <w:color w:val="000000"/>
                <w:sz w:val="18"/>
              </w:rPr>
              <w:t>13</w:t>
            </w:r>
          </w:p>
        </w:tc>
        <w:tc>
          <w:tcPr>
            <w:tcW w:w="158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/>
            <w:vAlign w:val="center"/>
          </w:tcPr>
          <w:p w14:paraId="3F497D6C">
            <w:pPr>
              <w:contextualSpacing/>
              <w:jc w:val="center"/>
              <w:rPr>
                <w:rFonts w:ascii="Ancizar Sans Light" w:hAnsi="Ancizar Sans Light"/>
                <w:b/>
                <w:color w:val="000000"/>
                <w:sz w:val="18"/>
              </w:rPr>
            </w:pPr>
            <w:r>
              <w:rPr>
                <w:rFonts w:ascii="Ancizar Sans Light" w:hAnsi="Ancizar Sans Light"/>
                <w:b/>
                <w:color w:val="000000"/>
                <w:sz w:val="18"/>
              </w:rPr>
              <w:t>14</w:t>
            </w:r>
          </w:p>
        </w:tc>
        <w:tc>
          <w:tcPr>
            <w:tcW w:w="158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/>
            <w:vAlign w:val="center"/>
          </w:tcPr>
          <w:p w14:paraId="015D6650">
            <w:pPr>
              <w:contextualSpacing/>
              <w:jc w:val="center"/>
              <w:rPr>
                <w:rFonts w:ascii="Ancizar Sans Light" w:hAnsi="Ancizar Sans Light"/>
                <w:b/>
                <w:color w:val="000000"/>
                <w:sz w:val="18"/>
              </w:rPr>
            </w:pPr>
            <w:r>
              <w:rPr>
                <w:rFonts w:ascii="Ancizar Sans Light" w:hAnsi="Ancizar Sans Light"/>
                <w:b/>
                <w:color w:val="000000"/>
                <w:sz w:val="18"/>
              </w:rPr>
              <w:t>15</w:t>
            </w:r>
          </w:p>
        </w:tc>
        <w:tc>
          <w:tcPr>
            <w:tcW w:w="159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/>
            <w:vAlign w:val="center"/>
          </w:tcPr>
          <w:p w14:paraId="772AC8E0">
            <w:pPr>
              <w:contextualSpacing/>
              <w:jc w:val="center"/>
              <w:rPr>
                <w:rFonts w:ascii="Ancizar Sans Light" w:hAnsi="Ancizar Sans Light"/>
                <w:b/>
                <w:color w:val="000000"/>
                <w:sz w:val="18"/>
              </w:rPr>
            </w:pPr>
            <w:r>
              <w:rPr>
                <w:rFonts w:ascii="Ancizar Sans Light" w:hAnsi="Ancizar Sans Light"/>
                <w:b/>
                <w:color w:val="000000"/>
                <w:sz w:val="18"/>
              </w:rPr>
              <w:t>16</w:t>
            </w:r>
          </w:p>
        </w:tc>
      </w:tr>
      <w:tr w14:paraId="799ABD3C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3" w:hRule="atLeast"/>
          <w:jc w:val="center"/>
        </w:trPr>
        <w:tc>
          <w:tcPr>
            <w:tcW w:w="2467" w:type="pct"/>
            <w:tcBorders>
              <w:top w:val="doub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14:paraId="41FB29AD">
            <w:pPr>
              <w:spacing w:line="0" w:lineRule="atLeast"/>
              <w:rPr>
                <w:rFonts w:ascii="Ancizar Sans Light" w:hAnsi="Ancizar Sans Light"/>
                <w:color w:val="A5A5A5"/>
                <w:sz w:val="14"/>
              </w:rPr>
            </w:pPr>
            <w:r>
              <w:rPr>
                <w:rFonts w:ascii="Ancizar Sans Light" w:hAnsi="Ancizar Sans Light"/>
                <w:color w:val="A5A5A5"/>
                <w:sz w:val="14"/>
              </w:rPr>
              <w:t>1. Revisión bibliográfica y requisitos</w:t>
            </w:r>
          </w:p>
        </w:tc>
        <w:tc>
          <w:tcPr>
            <w:tcW w:w="158" w:type="pct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B7AAC5C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x</w:t>
            </w:r>
          </w:p>
        </w:tc>
        <w:tc>
          <w:tcPr>
            <w:tcW w:w="158" w:type="pct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C332F73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x</w:t>
            </w:r>
          </w:p>
        </w:tc>
        <w:tc>
          <w:tcPr>
            <w:tcW w:w="158" w:type="pct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2B00314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59" w:type="pct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572E7DD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58" w:type="pct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435DBB5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58" w:type="pct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13A811A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58" w:type="pct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C778DD4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59" w:type="pct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188A726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58" w:type="pct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281524B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58" w:type="pct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63ED9E4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58" w:type="pct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439E714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59" w:type="pct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C62CFA4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58" w:type="pct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5C4BDA4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58" w:type="pct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7AC082F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58" w:type="pct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DC2B11D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59" w:type="pct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vAlign w:val="bottom"/>
          </w:tcPr>
          <w:p w14:paraId="61118EA8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14:paraId="131342AA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3" w:hRule="atLeast"/>
          <w:jc w:val="center"/>
        </w:trPr>
        <w:tc>
          <w:tcPr>
            <w:tcW w:w="2467" w:type="pct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14:paraId="405AB0D1">
            <w:pPr>
              <w:spacing w:line="0" w:lineRule="atLeast"/>
              <w:rPr>
                <w:rFonts w:ascii="Ancizar Sans Light" w:hAnsi="Ancizar Sans Light"/>
                <w:color w:val="A5A5A5"/>
                <w:sz w:val="14"/>
              </w:rPr>
            </w:pPr>
            <w:r>
              <w:rPr>
                <w:rFonts w:ascii="Ancizar Sans Light" w:hAnsi="Ancizar Sans Light"/>
                <w:color w:val="A5A5A5"/>
                <w:sz w:val="14"/>
              </w:rPr>
              <w:t>2. Diseño hardware</w:t>
            </w: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23E0BE1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15A9B4B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C045D19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x</w:t>
            </w:r>
          </w:p>
        </w:tc>
        <w:tc>
          <w:tcPr>
            <w:tcW w:w="1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E743B2E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x</w:t>
            </w: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C0F4F44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x</w:t>
            </w: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260D1C5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75C6C54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FB48C6E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C7C67D3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BA7D9E6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15F3B00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D673ECC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CE1031C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F410B56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D5CA4A0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vAlign w:val="bottom"/>
          </w:tcPr>
          <w:p w14:paraId="16248BC8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14:paraId="47A6EA87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3" w:hRule="atLeast"/>
          <w:jc w:val="center"/>
        </w:trPr>
        <w:tc>
          <w:tcPr>
            <w:tcW w:w="2467" w:type="pct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14:paraId="64F1206A">
            <w:pPr>
              <w:rPr>
                <w:rFonts w:ascii="Ancizar Sans Light" w:hAnsi="Ancizar Sans Light"/>
              </w:rPr>
            </w:pPr>
            <w:r>
              <w:rPr>
                <w:rFonts w:ascii="Ancizar Sans Light" w:hAnsi="Ancizar Sans Light"/>
                <w:color w:val="A5A5A5"/>
                <w:sz w:val="14"/>
              </w:rPr>
              <w:t>3. Desarrollo de software y telemetría</w:t>
            </w: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175663E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FE002EE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FDD5D52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A51EC1A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3DB8F12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x</w:t>
            </w: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90C4F0C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x</w:t>
            </w: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8417154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x</w:t>
            </w:r>
          </w:p>
        </w:tc>
        <w:tc>
          <w:tcPr>
            <w:tcW w:w="1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1A5618F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x</w:t>
            </w: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09C6DB5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C29B2E2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6C08B27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3A7252A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E49BFD4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E5126B9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A4740AE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vAlign w:val="bottom"/>
          </w:tcPr>
          <w:p w14:paraId="0A8912E7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14:paraId="5A0ED157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3" w:hRule="atLeast"/>
          <w:jc w:val="center"/>
        </w:trPr>
        <w:tc>
          <w:tcPr>
            <w:tcW w:w="2467" w:type="pct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14:paraId="6980293D">
            <w:pPr>
              <w:rPr>
                <w:rFonts w:ascii="Ancizar Sans Light" w:hAnsi="Ancizar Sans Light"/>
              </w:rPr>
            </w:pPr>
            <w:r>
              <w:rPr>
                <w:rFonts w:ascii="Ancizar Sans Light" w:hAnsi="Ancizar Sans Light"/>
                <w:color w:val="A5A5A5"/>
                <w:sz w:val="14"/>
              </w:rPr>
              <w:t>4. Implementación del prototipo MVP</w:t>
            </w: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4BAEE16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24CB588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3DCFFD8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04FC85A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FC5F818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8CB6A90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EC3F8D9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F2E4AD7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x</w:t>
            </w: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DF9E1CF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x</w:t>
            </w: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658BBE1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x</w:t>
            </w: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52CA657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CF63E55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DC21DD7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AFFAE93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DD925C7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vAlign w:val="bottom"/>
          </w:tcPr>
          <w:p w14:paraId="1E8B1E1C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14:paraId="68EB037B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3" w:hRule="atLeast"/>
          <w:jc w:val="center"/>
        </w:trPr>
        <w:tc>
          <w:tcPr>
            <w:tcW w:w="2467" w:type="pct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14:paraId="0581E727">
            <w:pPr>
              <w:rPr>
                <w:rFonts w:ascii="Ancizar Sans Light" w:hAnsi="Ancizar Sans Light"/>
              </w:rPr>
            </w:pPr>
            <w:r>
              <w:rPr>
                <w:rFonts w:ascii="Ancizar Sans Light" w:hAnsi="Ancizar Sans Light"/>
                <w:color w:val="A5A5A5"/>
                <w:sz w:val="14"/>
              </w:rPr>
              <w:t>5. Modelado y simulación de control</w:t>
            </w: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38D6FE6">
            <w:pPr>
              <w:contextualSpacing/>
              <w:rPr>
                <w:rFonts w:ascii="Ancizar Sans Light" w:hAnsi="Ancizar Sans Light"/>
                <w:color w:val="000000"/>
              </w:rPr>
            </w:pP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40AB541">
            <w:pPr>
              <w:contextualSpacing/>
              <w:rPr>
                <w:rFonts w:ascii="Ancizar Sans Light" w:hAnsi="Ancizar Sans Light"/>
                <w:color w:val="000000"/>
              </w:rPr>
            </w:pP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9D84B43">
            <w:pPr>
              <w:contextualSpacing/>
              <w:rPr>
                <w:rFonts w:ascii="Ancizar Sans Light" w:hAnsi="Ancizar Sans Light"/>
                <w:color w:val="000000"/>
              </w:rPr>
            </w:pPr>
          </w:p>
        </w:tc>
        <w:tc>
          <w:tcPr>
            <w:tcW w:w="1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9CC4293">
            <w:pPr>
              <w:contextualSpacing/>
              <w:rPr>
                <w:rFonts w:ascii="Ancizar Sans Light" w:hAnsi="Ancizar Sans Light"/>
                <w:color w:val="000000"/>
              </w:rPr>
            </w:pP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C22D733">
            <w:pPr>
              <w:contextualSpacing/>
              <w:rPr>
                <w:rFonts w:ascii="Ancizar Sans Light" w:hAnsi="Ancizar Sans Light"/>
                <w:color w:val="000000"/>
              </w:rPr>
            </w:pP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FA6722D">
            <w:pPr>
              <w:contextualSpacing/>
              <w:rPr>
                <w:rFonts w:ascii="Ancizar Sans Light" w:hAnsi="Ancizar Sans Light"/>
                <w:color w:val="000000"/>
              </w:rPr>
            </w:pP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F772076">
            <w:pPr>
              <w:contextualSpacing/>
              <w:rPr>
                <w:rFonts w:ascii="Ancizar Sans Light" w:hAnsi="Ancizar Sans Light"/>
                <w:color w:val="000000"/>
              </w:rPr>
            </w:pPr>
          </w:p>
        </w:tc>
        <w:tc>
          <w:tcPr>
            <w:tcW w:w="1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82508F1">
            <w:pPr>
              <w:contextualSpacing/>
              <w:rPr>
                <w:rFonts w:ascii="Ancizar Sans Light" w:hAnsi="Ancizar Sans Light"/>
                <w:color w:val="000000"/>
              </w:rPr>
            </w:pP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FD4B043">
            <w:pPr>
              <w:contextualSpacing/>
              <w:rPr>
                <w:rFonts w:ascii="Ancizar Sans Light" w:hAnsi="Ancizar Sans Light"/>
                <w:color w:val="000000"/>
              </w:rPr>
            </w:pP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D7AC258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Ancizar Sans Light" w:hAnsi="Ancizar Sans Light"/>
                <w:color w:val="000000"/>
              </w:rPr>
              <w:t>x</w:t>
            </w: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97E992A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Ancizar Sans Light" w:hAnsi="Ancizar Sans Light"/>
                <w:color w:val="000000"/>
              </w:rPr>
              <w:t>x</w:t>
            </w:r>
          </w:p>
        </w:tc>
        <w:tc>
          <w:tcPr>
            <w:tcW w:w="1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8C6A904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Ancizar Sans Light" w:hAnsi="Ancizar Sans Light"/>
                <w:color w:val="000000"/>
              </w:rPr>
              <w:t>x</w:t>
            </w: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84EC03D">
            <w:pPr>
              <w:contextualSpacing/>
              <w:rPr>
                <w:rFonts w:ascii="Ancizar Sans Light" w:hAnsi="Ancizar Sans Light"/>
                <w:color w:val="000000"/>
              </w:rPr>
            </w:pP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031D06F">
            <w:pPr>
              <w:contextualSpacing/>
              <w:rPr>
                <w:rFonts w:ascii="Ancizar Sans Light" w:hAnsi="Ancizar Sans Light"/>
                <w:color w:val="000000"/>
              </w:rPr>
            </w:pP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215F7DD">
            <w:pPr>
              <w:contextualSpacing/>
              <w:rPr>
                <w:rFonts w:ascii="Ancizar Sans Light" w:hAnsi="Ancizar Sans Light"/>
                <w:color w:val="000000"/>
              </w:rPr>
            </w:pPr>
          </w:p>
        </w:tc>
        <w:tc>
          <w:tcPr>
            <w:tcW w:w="1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vAlign w:val="bottom"/>
          </w:tcPr>
          <w:p w14:paraId="1FD27BFB">
            <w:pPr>
              <w:contextualSpacing/>
              <w:rPr>
                <w:rFonts w:ascii="Ancizar Sans Light" w:hAnsi="Ancizar Sans Light"/>
                <w:color w:val="000000"/>
              </w:rPr>
            </w:pPr>
          </w:p>
        </w:tc>
      </w:tr>
      <w:tr w14:paraId="5BFC2296">
        <w:trPr>
          <w:trHeight w:val="283" w:hRule="atLeast"/>
          <w:jc w:val="center"/>
        </w:trPr>
        <w:tc>
          <w:tcPr>
            <w:tcW w:w="2467" w:type="pct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14:paraId="1AF1787A">
            <w:pPr>
              <w:rPr>
                <w:rFonts w:ascii="Ancizar Sans Light" w:hAnsi="Ancizar Sans Light"/>
              </w:rPr>
            </w:pPr>
            <w:r>
              <w:rPr>
                <w:rFonts w:ascii="Ancizar Sans Light" w:hAnsi="Ancizar Sans Light"/>
                <w:color w:val="A5A5A5"/>
                <w:sz w:val="14"/>
              </w:rPr>
              <w:t>6. Pruebas experimentales y recolección de datos</w:t>
            </w: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CA79E49">
            <w:pPr>
              <w:contextualSpacing/>
              <w:rPr>
                <w:rFonts w:ascii="Ancizar Sans Light" w:hAnsi="Ancizar Sans Light"/>
                <w:color w:val="000000"/>
              </w:rPr>
            </w:pP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57038AE">
            <w:pPr>
              <w:contextualSpacing/>
              <w:rPr>
                <w:rFonts w:ascii="Ancizar Sans Light" w:hAnsi="Ancizar Sans Light"/>
                <w:color w:val="000000"/>
              </w:rPr>
            </w:pP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D3B1CBD">
            <w:pPr>
              <w:contextualSpacing/>
              <w:rPr>
                <w:rFonts w:ascii="Ancizar Sans Light" w:hAnsi="Ancizar Sans Light"/>
                <w:color w:val="000000"/>
              </w:rPr>
            </w:pPr>
          </w:p>
        </w:tc>
        <w:tc>
          <w:tcPr>
            <w:tcW w:w="1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FCA5AF9">
            <w:pPr>
              <w:contextualSpacing/>
              <w:rPr>
                <w:rFonts w:ascii="Ancizar Sans Light" w:hAnsi="Ancizar Sans Light"/>
                <w:color w:val="000000"/>
              </w:rPr>
            </w:pP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110D3E8">
            <w:pPr>
              <w:contextualSpacing/>
              <w:rPr>
                <w:rFonts w:ascii="Ancizar Sans Light" w:hAnsi="Ancizar Sans Light"/>
                <w:color w:val="000000"/>
              </w:rPr>
            </w:pP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D9E2FC3">
            <w:pPr>
              <w:contextualSpacing/>
              <w:rPr>
                <w:rFonts w:ascii="Ancizar Sans Light" w:hAnsi="Ancizar Sans Light"/>
                <w:color w:val="000000"/>
              </w:rPr>
            </w:pP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89B4CCA">
            <w:pPr>
              <w:contextualSpacing/>
              <w:rPr>
                <w:rFonts w:ascii="Ancizar Sans Light" w:hAnsi="Ancizar Sans Light"/>
                <w:color w:val="000000"/>
              </w:rPr>
            </w:pPr>
          </w:p>
        </w:tc>
        <w:tc>
          <w:tcPr>
            <w:tcW w:w="1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8DDD274">
            <w:pPr>
              <w:contextualSpacing/>
              <w:rPr>
                <w:rFonts w:ascii="Ancizar Sans Light" w:hAnsi="Ancizar Sans Light"/>
                <w:color w:val="000000"/>
              </w:rPr>
            </w:pP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0DF6349">
            <w:pPr>
              <w:contextualSpacing/>
              <w:rPr>
                <w:rFonts w:ascii="Ancizar Sans Light" w:hAnsi="Ancizar Sans Light"/>
                <w:color w:val="000000"/>
              </w:rPr>
            </w:pP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4F0DBBB">
            <w:pPr>
              <w:contextualSpacing/>
              <w:rPr>
                <w:rFonts w:ascii="Ancizar Sans Light" w:hAnsi="Ancizar Sans Light"/>
                <w:color w:val="000000"/>
              </w:rPr>
            </w:pP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72A8A92">
            <w:pPr>
              <w:contextualSpacing/>
              <w:rPr>
                <w:rFonts w:ascii="Ancizar Sans Light" w:hAnsi="Ancizar Sans Light"/>
                <w:color w:val="000000"/>
              </w:rPr>
            </w:pPr>
          </w:p>
        </w:tc>
        <w:tc>
          <w:tcPr>
            <w:tcW w:w="1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612E3C6">
            <w:pPr>
              <w:contextualSpacing/>
              <w:rPr>
                <w:rFonts w:ascii="Ancizar Sans Light" w:hAnsi="Ancizar Sans Light"/>
                <w:color w:val="000000"/>
              </w:rPr>
            </w:pP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DB8E982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Ancizar Sans Light" w:hAnsi="Ancizar Sans Light"/>
                <w:color w:val="000000"/>
              </w:rPr>
              <w:t>x</w:t>
            </w: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9E32479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Ancizar Sans Light" w:hAnsi="Ancizar Sans Light"/>
                <w:color w:val="000000"/>
              </w:rPr>
              <w:t>x</w:t>
            </w: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9FB26B9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Ancizar Sans Light" w:hAnsi="Ancizar Sans Light"/>
                <w:color w:val="000000"/>
              </w:rPr>
              <w:t>x</w:t>
            </w:r>
          </w:p>
        </w:tc>
        <w:tc>
          <w:tcPr>
            <w:tcW w:w="1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vAlign w:val="bottom"/>
          </w:tcPr>
          <w:p w14:paraId="43096F35">
            <w:pPr>
              <w:contextualSpacing/>
              <w:rPr>
                <w:rFonts w:ascii="Ancizar Sans Light" w:hAnsi="Ancizar Sans Light"/>
                <w:color w:val="000000"/>
              </w:rPr>
            </w:pPr>
          </w:p>
        </w:tc>
      </w:tr>
      <w:tr w14:paraId="2930CD7F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3" w:hRule="atLeast"/>
          <w:jc w:val="center"/>
        </w:trPr>
        <w:tc>
          <w:tcPr>
            <w:tcW w:w="2467" w:type="pct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14:paraId="72C7C8A1">
            <w:pPr>
              <w:rPr>
                <w:rFonts w:ascii="Ancizar Sans Light" w:hAnsi="Ancizar Sans Light"/>
              </w:rPr>
            </w:pPr>
            <w:r>
              <w:rPr>
                <w:rFonts w:ascii="Ancizar Sans Light" w:hAnsi="Ancizar Sans Light"/>
                <w:color w:val="A5A5A5"/>
                <w:sz w:val="14"/>
              </w:rPr>
              <w:t>7. Análisis de resultados y evaluación del cultivo</w:t>
            </w: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568B728">
            <w:pPr>
              <w:contextualSpacing/>
              <w:rPr>
                <w:rFonts w:ascii="Ancizar Sans Light" w:hAnsi="Ancizar Sans Light"/>
                <w:color w:val="000000"/>
              </w:rPr>
            </w:pP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D475E4F">
            <w:pPr>
              <w:contextualSpacing/>
              <w:rPr>
                <w:rFonts w:ascii="Ancizar Sans Light" w:hAnsi="Ancizar Sans Light"/>
                <w:color w:val="000000"/>
              </w:rPr>
            </w:pP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5F9E260">
            <w:pPr>
              <w:contextualSpacing/>
              <w:rPr>
                <w:rFonts w:ascii="Ancizar Sans Light" w:hAnsi="Ancizar Sans Light"/>
                <w:color w:val="000000"/>
              </w:rPr>
            </w:pPr>
          </w:p>
        </w:tc>
        <w:tc>
          <w:tcPr>
            <w:tcW w:w="1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E6E6960">
            <w:pPr>
              <w:contextualSpacing/>
              <w:rPr>
                <w:rFonts w:ascii="Ancizar Sans Light" w:hAnsi="Ancizar Sans Light"/>
                <w:color w:val="000000"/>
              </w:rPr>
            </w:pP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CCD3BF4">
            <w:pPr>
              <w:contextualSpacing/>
              <w:rPr>
                <w:rFonts w:ascii="Ancizar Sans Light" w:hAnsi="Ancizar Sans Light"/>
                <w:color w:val="000000"/>
              </w:rPr>
            </w:pP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881BC55">
            <w:pPr>
              <w:contextualSpacing/>
              <w:rPr>
                <w:rFonts w:ascii="Ancizar Sans Light" w:hAnsi="Ancizar Sans Light"/>
                <w:color w:val="000000"/>
              </w:rPr>
            </w:pP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422E7A9">
            <w:pPr>
              <w:contextualSpacing/>
              <w:rPr>
                <w:rFonts w:ascii="Ancizar Sans Light" w:hAnsi="Ancizar Sans Light"/>
                <w:color w:val="000000"/>
              </w:rPr>
            </w:pPr>
          </w:p>
        </w:tc>
        <w:tc>
          <w:tcPr>
            <w:tcW w:w="1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A1E35FB">
            <w:pPr>
              <w:contextualSpacing/>
              <w:rPr>
                <w:rFonts w:ascii="Ancizar Sans Light" w:hAnsi="Ancizar Sans Light"/>
                <w:color w:val="000000"/>
              </w:rPr>
            </w:pP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409B420">
            <w:pPr>
              <w:contextualSpacing/>
              <w:rPr>
                <w:rFonts w:ascii="Ancizar Sans Light" w:hAnsi="Ancizar Sans Light"/>
                <w:color w:val="000000"/>
              </w:rPr>
            </w:pP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3501693">
            <w:pPr>
              <w:contextualSpacing/>
              <w:rPr>
                <w:rFonts w:ascii="Ancizar Sans Light" w:hAnsi="Ancizar Sans Light"/>
                <w:color w:val="000000"/>
              </w:rPr>
            </w:pP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27EF546">
            <w:pPr>
              <w:contextualSpacing/>
              <w:rPr>
                <w:rFonts w:ascii="Ancizar Sans Light" w:hAnsi="Ancizar Sans Light"/>
                <w:color w:val="000000"/>
              </w:rPr>
            </w:pPr>
          </w:p>
        </w:tc>
        <w:tc>
          <w:tcPr>
            <w:tcW w:w="1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B94392D">
            <w:pPr>
              <w:contextualSpacing/>
              <w:rPr>
                <w:rFonts w:ascii="Ancizar Sans Light" w:hAnsi="Ancizar Sans Light"/>
                <w:color w:val="000000"/>
              </w:rPr>
            </w:pP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0623668">
            <w:pPr>
              <w:contextualSpacing/>
              <w:rPr>
                <w:rFonts w:ascii="Ancizar Sans Light" w:hAnsi="Ancizar Sans Light"/>
                <w:color w:val="000000"/>
              </w:rPr>
            </w:pP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2CE236E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Ancizar Sans Light" w:hAnsi="Ancizar Sans Light"/>
                <w:color w:val="000000"/>
              </w:rPr>
              <w:t>x</w:t>
            </w: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931D8F3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Ancizar Sans Light" w:hAnsi="Ancizar Sans Light"/>
                <w:color w:val="000000"/>
              </w:rPr>
              <w:t>x</w:t>
            </w:r>
          </w:p>
        </w:tc>
        <w:tc>
          <w:tcPr>
            <w:tcW w:w="1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vAlign w:val="bottom"/>
          </w:tcPr>
          <w:p w14:paraId="485CBFA4">
            <w:pPr>
              <w:contextualSpacing/>
              <w:rPr>
                <w:rFonts w:ascii="Ancizar Sans Light" w:hAnsi="Ancizar Sans Light"/>
                <w:color w:val="000000"/>
              </w:rPr>
            </w:pPr>
          </w:p>
        </w:tc>
      </w:tr>
      <w:tr w14:paraId="09DF9BB5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3" w:hRule="atLeast"/>
          <w:jc w:val="center"/>
        </w:trPr>
        <w:tc>
          <w:tcPr>
            <w:tcW w:w="2467" w:type="pct"/>
            <w:tcBorders>
              <w:top w:val="single" w:color="auto" w:sz="4" w:space="0"/>
              <w:left w:val="double" w:color="auto" w:sz="4" w:space="0"/>
              <w:bottom w:val="doub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14:paraId="50484F96">
            <w:pPr>
              <w:spacing w:line="0" w:lineRule="atLeast"/>
              <w:rPr>
                <w:rFonts w:ascii="Ancizar Sans Light" w:hAnsi="Ancizar Sans Light"/>
                <w:color w:val="A5A5A5"/>
                <w:sz w:val="14"/>
              </w:rPr>
            </w:pPr>
            <w:r>
              <w:rPr>
                <w:rFonts w:ascii="Ancizar Sans Light" w:hAnsi="Ancizar Sans Light"/>
                <w:color w:val="A5A5A5"/>
                <w:sz w:val="14"/>
              </w:rPr>
              <w:t>8. Documentación y presentación final</w:t>
            </w: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noWrap/>
            <w:vAlign w:val="bottom"/>
          </w:tcPr>
          <w:p w14:paraId="01220E27">
            <w:pPr>
              <w:contextualSpacing/>
              <w:rPr>
                <w:rFonts w:ascii="Ancizar Sans Light" w:hAnsi="Ancizar Sans Light"/>
                <w:color w:val="000000"/>
              </w:rPr>
            </w:pP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noWrap/>
            <w:vAlign w:val="bottom"/>
          </w:tcPr>
          <w:p w14:paraId="1285ADC9">
            <w:pPr>
              <w:contextualSpacing/>
              <w:rPr>
                <w:rFonts w:ascii="Ancizar Sans Light" w:hAnsi="Ancizar Sans Light"/>
                <w:color w:val="000000"/>
              </w:rPr>
            </w:pP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noWrap/>
            <w:vAlign w:val="bottom"/>
          </w:tcPr>
          <w:p w14:paraId="2D68B3AA">
            <w:pPr>
              <w:contextualSpacing/>
              <w:rPr>
                <w:rFonts w:ascii="Ancizar Sans Light" w:hAnsi="Ancizar Sans Light"/>
                <w:color w:val="000000"/>
              </w:rPr>
            </w:pPr>
          </w:p>
        </w:tc>
        <w:tc>
          <w:tcPr>
            <w:tcW w:w="159" w:type="pct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noWrap/>
            <w:vAlign w:val="bottom"/>
          </w:tcPr>
          <w:p w14:paraId="24C15637">
            <w:pPr>
              <w:contextualSpacing/>
              <w:rPr>
                <w:rFonts w:ascii="Ancizar Sans Light" w:hAnsi="Ancizar Sans Light"/>
                <w:color w:val="000000"/>
              </w:rPr>
            </w:pP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noWrap/>
            <w:vAlign w:val="bottom"/>
          </w:tcPr>
          <w:p w14:paraId="281548D2">
            <w:pPr>
              <w:contextualSpacing/>
              <w:rPr>
                <w:rFonts w:ascii="Ancizar Sans Light" w:hAnsi="Ancizar Sans Light"/>
                <w:color w:val="000000"/>
              </w:rPr>
            </w:pP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noWrap/>
            <w:vAlign w:val="bottom"/>
          </w:tcPr>
          <w:p w14:paraId="53977166">
            <w:pPr>
              <w:contextualSpacing/>
              <w:rPr>
                <w:rFonts w:ascii="Ancizar Sans Light" w:hAnsi="Ancizar Sans Light"/>
                <w:color w:val="000000"/>
              </w:rPr>
            </w:pP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noWrap/>
            <w:vAlign w:val="bottom"/>
          </w:tcPr>
          <w:p w14:paraId="73E634B9">
            <w:pPr>
              <w:contextualSpacing/>
              <w:rPr>
                <w:rFonts w:ascii="Ancizar Sans Light" w:hAnsi="Ancizar Sans Light"/>
                <w:color w:val="000000"/>
              </w:rPr>
            </w:pPr>
          </w:p>
        </w:tc>
        <w:tc>
          <w:tcPr>
            <w:tcW w:w="159" w:type="pct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noWrap/>
            <w:vAlign w:val="bottom"/>
          </w:tcPr>
          <w:p w14:paraId="61819D7C">
            <w:pPr>
              <w:contextualSpacing/>
              <w:rPr>
                <w:rFonts w:ascii="Ancizar Sans Light" w:hAnsi="Ancizar Sans Light"/>
                <w:color w:val="000000"/>
              </w:rPr>
            </w:pP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noWrap/>
            <w:vAlign w:val="bottom"/>
          </w:tcPr>
          <w:p w14:paraId="448376B0">
            <w:pPr>
              <w:contextualSpacing/>
              <w:rPr>
                <w:rFonts w:ascii="Ancizar Sans Light" w:hAnsi="Ancizar Sans Light"/>
                <w:color w:val="000000"/>
              </w:rPr>
            </w:pP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noWrap/>
            <w:vAlign w:val="bottom"/>
          </w:tcPr>
          <w:p w14:paraId="026D1336">
            <w:pPr>
              <w:contextualSpacing/>
              <w:rPr>
                <w:rFonts w:ascii="Ancizar Sans Light" w:hAnsi="Ancizar Sans Light"/>
                <w:color w:val="000000"/>
              </w:rPr>
            </w:pP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noWrap/>
            <w:vAlign w:val="bottom"/>
          </w:tcPr>
          <w:p w14:paraId="2D86A6DB">
            <w:pPr>
              <w:contextualSpacing/>
              <w:rPr>
                <w:rFonts w:ascii="Ancizar Sans Light" w:hAnsi="Ancizar Sans Light"/>
                <w:color w:val="000000"/>
              </w:rPr>
            </w:pPr>
          </w:p>
        </w:tc>
        <w:tc>
          <w:tcPr>
            <w:tcW w:w="159" w:type="pct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noWrap/>
            <w:vAlign w:val="bottom"/>
          </w:tcPr>
          <w:p w14:paraId="21BBE7CB">
            <w:pPr>
              <w:contextualSpacing/>
              <w:rPr>
                <w:rFonts w:ascii="Ancizar Sans Light" w:hAnsi="Ancizar Sans Light"/>
                <w:color w:val="000000"/>
              </w:rPr>
            </w:pP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noWrap/>
            <w:vAlign w:val="bottom"/>
          </w:tcPr>
          <w:p w14:paraId="40B8251F">
            <w:pPr>
              <w:contextualSpacing/>
              <w:rPr>
                <w:rFonts w:ascii="Ancizar Sans Light" w:hAnsi="Ancizar Sans Light"/>
                <w:color w:val="000000"/>
              </w:rPr>
            </w:pP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noWrap/>
            <w:vAlign w:val="bottom"/>
          </w:tcPr>
          <w:p w14:paraId="7374EFF3">
            <w:pPr>
              <w:contextualSpacing/>
              <w:rPr>
                <w:rFonts w:ascii="Ancizar Sans Light" w:hAnsi="Ancizar Sans Light"/>
                <w:color w:val="000000"/>
              </w:rPr>
            </w:pPr>
          </w:p>
        </w:tc>
        <w:tc>
          <w:tcPr>
            <w:tcW w:w="158" w:type="pct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noWrap/>
            <w:vAlign w:val="bottom"/>
          </w:tcPr>
          <w:p w14:paraId="68262760">
            <w:pPr>
              <w:contextualSpacing/>
              <w:rPr>
                <w:rFonts w:ascii="Ancizar Sans Light" w:hAnsi="Ancizar Sans Light"/>
                <w:color w:val="000000"/>
              </w:rPr>
            </w:pPr>
          </w:p>
        </w:tc>
        <w:tc>
          <w:tcPr>
            <w:tcW w:w="159" w:type="pct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double" w:color="auto" w:sz="4" w:space="0"/>
            </w:tcBorders>
            <w:noWrap/>
            <w:vAlign w:val="bottom"/>
          </w:tcPr>
          <w:p w14:paraId="1AC16F82">
            <w:pPr>
              <w:contextualSpacing/>
              <w:rPr>
                <w:rFonts w:ascii="Ancizar Sans Light" w:hAnsi="Ancizar Sans Light"/>
                <w:color w:val="000000"/>
              </w:rPr>
            </w:pPr>
            <w:r>
              <w:rPr>
                <w:rFonts w:ascii="Ancizar Sans Light" w:hAnsi="Ancizar Sans Light"/>
                <w:color w:val="000000"/>
              </w:rPr>
              <w:t>x</w:t>
            </w:r>
          </w:p>
        </w:tc>
      </w:tr>
    </w:tbl>
    <w:p w14:paraId="62651B2F">
      <w:pPr>
        <w:rPr>
          <w:rFonts w:ascii="Ancizar Sans Light" w:hAnsi="Ancizar Sans Light"/>
        </w:rPr>
      </w:pPr>
    </w:p>
    <w:p w14:paraId="5BD0CF43">
      <w:pPr>
        <w:jc w:val="center"/>
        <w:rPr>
          <w:rFonts w:ascii="Ancizar Sans Light" w:hAnsi="Ancizar Sans Light"/>
          <w:b/>
          <w:bCs/>
          <w:sz w:val="20"/>
          <w:szCs w:val="20"/>
        </w:rPr>
      </w:pPr>
    </w:p>
    <w:tbl>
      <w:tblPr>
        <w:tblStyle w:val="6"/>
        <w:tblW w:w="5000" w:type="pct"/>
        <w:tblInd w:w="0" w:type="dxa"/>
        <w:tblBorders>
          <w:top w:val="double" w:color="auto" w:sz="6" w:space="0"/>
          <w:left w:val="double" w:color="auto" w:sz="6" w:space="0"/>
          <w:bottom w:val="double" w:color="auto" w:sz="6" w:space="0"/>
          <w:right w:val="doub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70" w:type="dxa"/>
          <w:bottom w:w="0" w:type="dxa"/>
          <w:right w:w="70" w:type="dxa"/>
        </w:tblCellMar>
      </w:tblPr>
      <w:tblGrid>
        <w:gridCol w:w="10222"/>
      </w:tblGrid>
      <w:tr w14:paraId="11DC3429">
        <w:tblPrEx>
          <w:tblBorders>
            <w:top w:val="double" w:color="auto" w:sz="6" w:space="0"/>
            <w:left w:val="double" w:color="auto" w:sz="6" w:space="0"/>
            <w:bottom w:val="double" w:color="auto" w:sz="6" w:space="0"/>
            <w:right w:val="doub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1105" w:hRule="atLeast"/>
        </w:trPr>
        <w:tc>
          <w:tcPr>
            <w:tcW w:w="5000" w:type="pct"/>
          </w:tcPr>
          <w:p w14:paraId="74AC1A79">
            <w:pPr>
              <w:spacing w:before="60" w:after="60"/>
              <w:rPr>
                <w:rFonts w:ascii="Ancizar Sans Light" w:hAnsi="Ancizar Sans Light"/>
                <w:b/>
                <w:sz w:val="20"/>
                <w:szCs w:val="18"/>
              </w:rPr>
            </w:pPr>
            <w:r>
              <w:rPr>
                <w:rFonts w:ascii="Ancizar Sans Light" w:hAnsi="Ancizar Sans Light"/>
                <w:b/>
                <w:sz w:val="20"/>
                <w:szCs w:val="18"/>
              </w:rPr>
              <w:t>9. RESULTADOS ESPERADOS Y APORTE ESPECÍFICO</w:t>
            </w:r>
          </w:p>
          <w:p w14:paraId="09808BB2">
            <w:pPr>
              <w:spacing w:before="60" w:after="60"/>
              <w:rPr>
                <w:rFonts w:ascii="Ancizar Sans Light" w:hAnsi="Ancizar Sans Light"/>
                <w:sz w:val="20"/>
                <w:szCs w:val="18"/>
              </w:rPr>
            </w:pPr>
          </w:p>
          <w:p w14:paraId="237BE955">
            <w:pPr>
              <w:pStyle w:val="26"/>
              <w:numPr>
                <w:ilvl w:val="0"/>
                <w:numId w:val="4"/>
              </w:numPr>
              <w:spacing w:before="60" w:after="60"/>
              <w:jc w:val="both"/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  <w:t>Prototipo funcional del sistema con control automático de iluminación, ventilación y riego, equipado con sensores para monitorear las principales variables ambientales y de operación (como temperatura, humedad, luminosidad, pH y consumo energético), además de registro continuo de datos.</w:t>
            </w:r>
          </w:p>
          <w:p w14:paraId="63B32829">
            <w:pPr>
              <w:pStyle w:val="26"/>
              <w:numPr>
                <w:ilvl w:val="0"/>
                <w:numId w:val="4"/>
              </w:numPr>
              <w:spacing w:before="60" w:after="60"/>
              <w:jc w:val="both"/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  <w:t>Firmware modular documentado, estructurado en controladores, API de comunicación y rutinas de seguridad, diseñado para facilitar el mantenimiento, escalabilidad e integración con nuevas variables o actuadores.</w:t>
            </w:r>
          </w:p>
          <w:p w14:paraId="6B189544">
            <w:pPr>
              <w:pStyle w:val="26"/>
              <w:numPr>
                <w:ilvl w:val="0"/>
                <w:numId w:val="4"/>
              </w:numPr>
              <w:spacing w:before="60" w:after="60"/>
              <w:jc w:val="both"/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  <w:t>Dashboard web de monitoreo y gestión, con visualización en tiempo real, registro histórico, alarmas configurables y herramientas para análisis comparativo.</w:t>
            </w:r>
          </w:p>
          <w:p w14:paraId="292352E2">
            <w:pPr>
              <w:pStyle w:val="26"/>
              <w:numPr>
                <w:ilvl w:val="0"/>
                <w:numId w:val="4"/>
              </w:numPr>
              <w:spacing w:before="60" w:after="60"/>
              <w:jc w:val="both"/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  <w:t>Modelos y simulaciones del comportamiento del sistema, considerando la respuesta de las variables ambientales ante diferentes estrategias de control y condiciones de operación.</w:t>
            </w:r>
          </w:p>
          <w:p w14:paraId="4B2F6146">
            <w:pPr>
              <w:pStyle w:val="26"/>
              <w:numPr>
                <w:ilvl w:val="0"/>
                <w:numId w:val="4"/>
              </w:numPr>
              <w:spacing w:before="60" w:after="60"/>
              <w:jc w:val="both"/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  <w:t>Evaluación del rendimiento energético, incluyendo balance de consumo, estimación de eficiencia, análisis de costos y autonomía.</w:t>
            </w:r>
          </w:p>
          <w:p w14:paraId="73B3849B">
            <w:pPr>
              <w:pStyle w:val="26"/>
              <w:numPr>
                <w:ilvl w:val="0"/>
                <w:numId w:val="4"/>
              </w:numPr>
              <w:spacing w:before="60" w:after="60"/>
              <w:jc w:val="both"/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  <w:t>Documentación técnica completa, compuesta por el informe de tesis, manual de montaje y operación, y un artículo técnico en formato corto con resultados experimentales.</w:t>
            </w:r>
          </w:p>
          <w:p w14:paraId="48F327C4">
            <w:pPr>
              <w:spacing w:before="60" w:after="60"/>
              <w:jc w:val="both"/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</w:p>
          <w:p w14:paraId="334974FA">
            <w:pPr>
              <w:spacing w:before="60" w:after="60"/>
              <w:jc w:val="both"/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  <w:t>Aportes específicos</w:t>
            </w:r>
          </w:p>
          <w:p w14:paraId="24196E71">
            <w:pPr>
              <w:spacing w:before="60" w:after="60"/>
              <w:jc w:val="both"/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</w:p>
          <w:p w14:paraId="7EAEB3CC">
            <w:pPr>
              <w:pStyle w:val="26"/>
              <w:numPr>
                <w:ilvl w:val="0"/>
                <w:numId w:val="5"/>
              </w:numPr>
              <w:spacing w:before="60" w:after="60"/>
              <w:jc w:val="both"/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  <w:t>Validación técnica y económica de una solución de automatización de bajo costo aplicable a pequeños productores, laboratorios o entornos educativos.</w:t>
            </w:r>
          </w:p>
          <w:p w14:paraId="0F3495A5">
            <w:pPr>
              <w:pStyle w:val="26"/>
              <w:numPr>
                <w:ilvl w:val="0"/>
                <w:numId w:val="5"/>
              </w:numPr>
              <w:spacing w:before="60" w:after="60"/>
              <w:jc w:val="both"/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  <w:t>Metodología reproducible para la integración hardware–software y desarrollo de sistemas de control ambiental, adaptable a diversas condiciones.</w:t>
            </w:r>
          </w:p>
          <w:p w14:paraId="6F5D8A38">
            <w:pPr>
              <w:pStyle w:val="26"/>
              <w:numPr>
                <w:ilvl w:val="0"/>
                <w:numId w:val="5"/>
              </w:numPr>
              <w:spacing w:before="60" w:after="60"/>
              <w:jc w:val="both"/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  <w:t>Generación de un conjunto de datos experimentales estandarizados, útiles para análisis de comportamiento, evaluación de estrategias de control y desarrollo de algoritmos basados en inteligencia artificial para entregar información al usuario.</w:t>
            </w:r>
          </w:p>
          <w:p w14:paraId="067DB59D">
            <w:pPr>
              <w:pStyle w:val="26"/>
              <w:numPr>
                <w:ilvl w:val="0"/>
                <w:numId w:val="5"/>
              </w:numPr>
              <w:spacing w:before="60" w:after="60"/>
              <w:jc w:val="both"/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  <w:t>Propuesta de arquitectura escalable y modular, con criterios técnicos para diseño, mantenimiento y expansión del sistema en función de nuevas variables de monitoreo.</w:t>
            </w:r>
          </w:p>
          <w:p w14:paraId="728C77C8">
            <w:pPr>
              <w:pStyle w:val="26"/>
              <w:numPr>
                <w:ilvl w:val="0"/>
                <w:numId w:val="0"/>
              </w:numPr>
              <w:spacing w:before="60" w:after="60"/>
              <w:ind w:left="360" w:leftChars="0"/>
              <w:rPr>
                <w:rFonts w:ascii="Ancizar Sans Light" w:hAnsi="Ancizar Sans Light"/>
                <w:sz w:val="18"/>
                <w:szCs w:val="18"/>
              </w:rPr>
            </w:pPr>
          </w:p>
        </w:tc>
      </w:tr>
    </w:tbl>
    <w:p w14:paraId="47C9D027">
      <w:pPr>
        <w:jc w:val="center"/>
        <w:rPr>
          <w:rFonts w:ascii="Ancizar Sans Light" w:hAnsi="Ancizar Sans Light"/>
          <w:b/>
          <w:bCs/>
          <w:sz w:val="20"/>
          <w:szCs w:val="20"/>
        </w:rPr>
      </w:pPr>
    </w:p>
    <w:p w14:paraId="2443380B">
      <w:pPr>
        <w:jc w:val="center"/>
        <w:rPr>
          <w:ins w:id="52" w:author="jctre" w:date="2025-11-14T18:51:23Z"/>
          <w:rFonts w:ascii="Ancizar Sans Light" w:hAnsi="Ancizar Sans Light"/>
          <w:b/>
          <w:bCs/>
          <w:sz w:val="20"/>
          <w:szCs w:val="20"/>
        </w:rPr>
      </w:pPr>
    </w:p>
    <w:p w14:paraId="0D61B216">
      <w:pPr>
        <w:jc w:val="center"/>
        <w:rPr>
          <w:ins w:id="53" w:author="jctre" w:date="2025-11-14T18:51:23Z"/>
          <w:rFonts w:ascii="Ancizar Sans Light" w:hAnsi="Ancizar Sans Light"/>
          <w:b/>
          <w:bCs/>
          <w:sz w:val="20"/>
          <w:szCs w:val="20"/>
        </w:rPr>
      </w:pPr>
    </w:p>
    <w:p w14:paraId="5853FD05">
      <w:pPr>
        <w:jc w:val="center"/>
        <w:rPr>
          <w:ins w:id="54" w:author="jctre" w:date="2025-11-14T18:51:23Z"/>
          <w:rFonts w:ascii="Ancizar Sans Light" w:hAnsi="Ancizar Sans Light"/>
          <w:b/>
          <w:bCs/>
          <w:sz w:val="20"/>
          <w:szCs w:val="20"/>
        </w:rPr>
      </w:pPr>
    </w:p>
    <w:p w14:paraId="2A1FE2A7">
      <w:pPr>
        <w:jc w:val="center"/>
        <w:rPr>
          <w:rFonts w:ascii="Ancizar Sans Light" w:hAnsi="Ancizar Sans Light"/>
          <w:b/>
          <w:bCs/>
          <w:sz w:val="20"/>
          <w:szCs w:val="20"/>
        </w:rPr>
      </w:pPr>
    </w:p>
    <w:p w14:paraId="32448A59">
      <w:pPr>
        <w:jc w:val="center"/>
        <w:rPr>
          <w:ins w:id="55" w:author="jctre" w:date="2025-11-14T18:51:23Z"/>
          <w:rFonts w:ascii="Ancizar Sans Light" w:hAnsi="Ancizar Sans Light"/>
          <w:b/>
          <w:bCs/>
          <w:sz w:val="20"/>
          <w:szCs w:val="20"/>
        </w:rPr>
      </w:pPr>
    </w:p>
    <w:p w14:paraId="35F4FE48">
      <w:pPr>
        <w:jc w:val="center"/>
        <w:rPr>
          <w:ins w:id="56" w:author="jctre" w:date="2025-11-14T18:51:23Z"/>
          <w:rFonts w:ascii="Ancizar Sans Light" w:hAnsi="Ancizar Sans Light"/>
          <w:b/>
          <w:bCs/>
          <w:sz w:val="20"/>
          <w:szCs w:val="20"/>
        </w:rPr>
      </w:pPr>
    </w:p>
    <w:p w14:paraId="74D9810B">
      <w:pPr>
        <w:jc w:val="center"/>
        <w:rPr>
          <w:rFonts w:ascii="Ancizar Sans Light" w:hAnsi="Ancizar Sans Light"/>
          <w:b/>
          <w:bCs/>
          <w:sz w:val="20"/>
          <w:szCs w:val="20"/>
        </w:rPr>
      </w:pPr>
    </w:p>
    <w:p w14:paraId="2CD4C8E5">
      <w:pPr>
        <w:jc w:val="center"/>
        <w:rPr>
          <w:ins w:id="57" w:author="jctre" w:date="2025-11-14T18:51:24Z"/>
          <w:rFonts w:ascii="Ancizar Sans Light" w:hAnsi="Ancizar Sans Light"/>
          <w:b/>
          <w:bCs/>
          <w:sz w:val="20"/>
          <w:szCs w:val="20"/>
        </w:rPr>
      </w:pPr>
    </w:p>
    <w:p w14:paraId="20944D93">
      <w:pPr>
        <w:jc w:val="center"/>
        <w:rPr>
          <w:rFonts w:ascii="Ancizar Sans Light" w:hAnsi="Ancizar Sans Light"/>
          <w:b/>
          <w:bCs/>
          <w:sz w:val="20"/>
          <w:szCs w:val="20"/>
        </w:rPr>
      </w:pPr>
    </w:p>
    <w:tbl>
      <w:tblPr>
        <w:tblStyle w:val="6"/>
        <w:tblW w:w="5000" w:type="pct"/>
        <w:tblInd w:w="0" w:type="dxa"/>
        <w:tblBorders>
          <w:top w:val="double" w:color="auto" w:sz="6" w:space="0"/>
          <w:left w:val="double" w:color="auto" w:sz="6" w:space="0"/>
          <w:bottom w:val="double" w:color="auto" w:sz="6" w:space="0"/>
          <w:right w:val="doub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70" w:type="dxa"/>
          <w:bottom w:w="0" w:type="dxa"/>
          <w:right w:w="70" w:type="dxa"/>
        </w:tblCellMar>
      </w:tblPr>
      <w:tblGrid>
        <w:gridCol w:w="10222"/>
      </w:tblGrid>
      <w:tr w14:paraId="45DE508A">
        <w:tblPrEx>
          <w:tblBorders>
            <w:top w:val="double" w:color="auto" w:sz="6" w:space="0"/>
            <w:left w:val="double" w:color="auto" w:sz="6" w:space="0"/>
            <w:bottom w:val="double" w:color="auto" w:sz="6" w:space="0"/>
            <w:right w:val="doub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00" w:hRule="atLeast"/>
        </w:trPr>
        <w:tc>
          <w:tcPr>
            <w:tcW w:w="5000" w:type="pct"/>
            <w:vAlign w:val="center"/>
          </w:tcPr>
          <w:p w14:paraId="41C9C999">
            <w:pPr>
              <w:numPr>
                <w:ilvl w:val="0"/>
                <w:numId w:val="0"/>
              </w:numPr>
              <w:spacing w:before="60" w:after="60"/>
              <w:ind w:leftChars="0"/>
              <w:rPr>
                <w:rFonts w:hint="default" w:ascii="Ancizar Sans Light" w:hAnsi="Ancizar Sans Light" w:cs="Ancizar Sans Light"/>
                <w:b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ncizar Sans Light" w:hAnsi="Ancizar Sans Light" w:cs="Ancizar Sans Light"/>
                <w:b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10. BIBLIOGRAFÍA CITADA</w:t>
            </w:r>
          </w:p>
          <w:p w14:paraId="443541C9">
            <w:pPr>
              <w:pStyle w:val="19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</w:pP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  <w:lang w:val="es-CO"/>
              </w:rPr>
              <w:t xml:space="preserve">- </w: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t xml:space="preserve">Barsoukov, E., &amp; Macdonald, J. R. (2018). </w:t>
            </w:r>
            <w:r>
              <w:rPr>
                <w:rStyle w:val="8"/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t>Impedance spectroscopy: Theory, experiment, and applications</w: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t xml:space="preserve">. John Wiley &amp; Sons. </w: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fldChar w:fldCharType="begin"/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instrText xml:space="preserve"> HYPERLINK "https://www.wiley.com/en-es/Impedance+Spectroscopy:+Theory,+Experiment,+and+Applications,+3rd+Edition-p-9781119074083?utm_source=chatgpt.com" \t "_blank" </w:instrTex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fldChar w:fldCharType="separate"/>
            </w:r>
            <w:r>
              <w:rPr>
                <w:rStyle w:val="10"/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t>Wiley</w: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fldChar w:fldCharType="end"/>
            </w:r>
          </w:p>
          <w:p w14:paraId="26B236BA">
            <w:pPr>
              <w:pStyle w:val="19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</w:pP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  <w:lang w:val="es-CO"/>
              </w:rPr>
              <w:t xml:space="preserve">- </w: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t xml:space="preserve">Burritt, M., Valle de Souza, S., &amp; Peterson, H. C. (2025). When will controlled environment agriculture in its vertical form fulfill its potential? </w:t>
            </w:r>
            <w:r>
              <w:rPr>
                <w:rStyle w:val="8"/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t>Sustainability, 17</w: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t xml:space="preserve">(7), 2957. https://doi.org/10.3390/su17072957. </w: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fldChar w:fldCharType="begin"/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instrText xml:space="preserve"> HYPERLINK "https://www.mdpi.com/2071-1050/17/7/2957?utm_source=chatgpt.com" \t "_blank" </w:instrTex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fldChar w:fldCharType="separate"/>
            </w:r>
            <w:r>
              <w:rPr>
                <w:rStyle w:val="10"/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t>MDPI</w: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fldChar w:fldCharType="end"/>
            </w:r>
          </w:p>
          <w:p w14:paraId="161610C0">
            <w:pPr>
              <w:pStyle w:val="19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</w:pP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  <w:lang w:val="es-CO"/>
              </w:rPr>
              <w:t xml:space="preserve">- </w: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t xml:space="preserve">Chowdhury, H., Argha, D. B. P., &amp; Ahmed, M. A. (2023). Artificial intelligence in sustainable vertical farming. </w:t>
            </w:r>
            <w:r>
              <w:rPr>
                <w:rStyle w:val="8"/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t>arXiv</w: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t xml:space="preserve">. </w: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fldChar w:fldCharType="begin"/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instrText xml:space="preserve"> HYPERLINK "https://doi.org/10.48550/arXiv.2312.00030" \t "_new" </w:instrTex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fldChar w:fldCharType="separate"/>
            </w:r>
            <w:r>
              <w:rPr>
                <w:rStyle w:val="10"/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t>https://doi.org/10.48550/arXiv.2312.00030</w: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fldChar w:fldCharType="end"/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t xml:space="preserve">. </w: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fldChar w:fldCharType="begin"/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instrText xml:space="preserve"> HYPERLINK "https://arxiv.org/abs/2312.00030?utm_source=chatgpt.com" \t "_blank" </w:instrTex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fldChar w:fldCharType="separate"/>
            </w:r>
            <w:r>
              <w:rPr>
                <w:rStyle w:val="9"/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t>arXiv</w: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fldChar w:fldCharType="end"/>
            </w:r>
          </w:p>
          <w:p w14:paraId="0E17EAC4">
            <w:pPr>
              <w:pStyle w:val="19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</w:pP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  <w:lang w:val="es-CO"/>
              </w:rPr>
              <w:t xml:space="preserve">- </w: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t xml:space="preserve">Cole, K. S., &amp; Cole, R. H. (1941). Dispersion and absorption in dielectrics. I. Alternating-current characteristics. </w:t>
            </w:r>
            <w:r>
              <w:rPr>
                <w:rStyle w:val="8"/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t>Journal of Chemical Physics, 9</w: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t xml:space="preserve">(4), 341–351. https://doi.org/10.1063/1.1750906. </w: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fldChar w:fldCharType="begin"/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instrText xml:space="preserve"> HYPERLINK "https://ui.adsabs.harvard.edu/abs/1941JChPh...9..341C/abstract?utm_source=chatgpt.com" \t "_blank" </w:instrTex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fldChar w:fldCharType="separate"/>
            </w:r>
            <w:r>
              <w:rPr>
                <w:rStyle w:val="9"/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t>Sistema de Datos Astrofísicos</w: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fldChar w:fldCharType="end"/>
            </w:r>
          </w:p>
          <w:p w14:paraId="6AEA304F">
            <w:pPr>
              <w:pStyle w:val="19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</w:pP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  <w:lang w:val="es-CO"/>
              </w:rPr>
              <w:t xml:space="preserve">- </w: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t xml:space="preserve">Gonzalez, R. C., &amp; Woods, R. E. (2018). </w:t>
            </w:r>
            <w:r>
              <w:rPr>
                <w:rStyle w:val="8"/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t>Digital image processing</w: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t xml:space="preserve"> (4th ed.). Pearson. </w: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fldChar w:fldCharType="begin"/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instrText xml:space="preserve"> HYPERLINK "https://books.google.com/books/about/Digital_Image_Processing.html?id=0F05vgAACAAJ&amp;utm_source=chatgpt.com" \t "_blank" </w:instrTex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fldChar w:fldCharType="separate"/>
            </w:r>
            <w:r>
              <w:rPr>
                <w:rStyle w:val="9"/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t>Google Books</w: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fldChar w:fldCharType="end"/>
            </w:r>
          </w:p>
          <w:p w14:paraId="62885958">
            <w:pPr>
              <w:pStyle w:val="19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</w:pP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  <w:lang w:val="es-CO"/>
              </w:rPr>
              <w:t xml:space="preserve">- </w: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t xml:space="preserve">Getie, D. D. (2024). </w:t>
            </w:r>
            <w:r>
              <w:rPr>
                <w:rStyle w:val="8"/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t>Optimizing greenhouse climate control: Enhanced temperature and humidity regulation through self-tuned fuzzy PID (ST-FPID) controller</w: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t xml:space="preserve"> [Preprint]. Authorea. </w: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fldChar w:fldCharType="begin"/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instrText xml:space="preserve"> HYPERLINK "https://authorea.com/users/818410/articles/1218172-optimizing-greenhouse-climate-control-enhanced-temperature-and-humidity-regulation-through-self-tuned-fuzzy-pid-st-fpid-controller" \t "_new" </w:instrTex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fldChar w:fldCharType="separate"/>
            </w:r>
            <w:r>
              <w:rPr>
                <w:rStyle w:val="10"/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t>https://authorea.com/users/818410/articles/1218172-optimizing-greenhouse-climate-control-enhanced-temperature-and-humidity-regulation-through-self-tuned-fuzzy-pid-st-fpid-controller</w: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fldChar w:fldCharType="end"/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t xml:space="preserve">. </w: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fldChar w:fldCharType="begin"/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instrText xml:space="preserve"> HYPERLINK "https://www.authorea.com/users/818410/articles/1218172-optimizing-greenhouse-climate-control-enhanced-temperature-and-humidity-regulation-through-self-tuned-fuzzy-pid-st-fpid-controller?utm_source=chatgpt.com" \t "_blank" </w:instrTex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fldChar w:fldCharType="separate"/>
            </w:r>
            <w:r>
              <w:rPr>
                <w:rStyle w:val="9"/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t>Authorea</w: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fldChar w:fldCharType="end"/>
            </w:r>
          </w:p>
          <w:p w14:paraId="48824E20">
            <w:pPr>
              <w:pStyle w:val="19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</w:pP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  <w:lang w:val="es-CO"/>
              </w:rPr>
              <w:t xml:space="preserve">- </w: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t xml:space="preserve">Kim, T. H., Lee, K. Y., Ali, M. R., Reza, M. N., Chung, S.-O., &amp; Kang, N.-R. (2023). PID control for greenhouse climate regulation: A review. </w:t>
            </w:r>
            <w:r>
              <w:rPr>
                <w:rStyle w:val="8"/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t>Precision Agriculture Science and Technology, 5</w: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t xml:space="preserve">(2), 93–106. </w: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fldChar w:fldCharType="begin"/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instrText xml:space="preserve"> HYPERLINK "https://doi.org/10.12972/pastj.20230008" \t "_new" </w:instrTex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fldChar w:fldCharType="separate"/>
            </w:r>
            <w:r>
              <w:rPr>
                <w:rStyle w:val="9"/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t>https://doi.org/10.12972/pastj.20230008</w: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fldChar w:fldCharType="end"/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t xml:space="preserve">. </w: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fldChar w:fldCharType="begin"/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instrText xml:space="preserve"> HYPERLINK "https://www.mdpi.com/2077-0472/15/9/939?utm_source=chatgpt.com" \t "_blank" </w:instrTex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fldChar w:fldCharType="separate"/>
            </w:r>
            <w:r>
              <w:rPr>
                <w:rStyle w:val="9"/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t>MDPI</w: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fldChar w:fldCharType="end"/>
            </w:r>
          </w:p>
          <w:p w14:paraId="1C4AEBCF">
            <w:pPr>
              <w:pStyle w:val="19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</w:pP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  <w:lang w:val="es-CO"/>
              </w:rPr>
              <w:t xml:space="preserve">- </w: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t xml:space="preserve">Ma, X., Bifano, L., &amp; Fischerauer, G. (2023). Evaluation of electrical impedance spectra by long short-term memory to estimate nitrate concentrations in soil. </w:t>
            </w:r>
            <w:r>
              <w:rPr>
                <w:rStyle w:val="8"/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t>Sensors, 23</w: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t xml:space="preserve">(4), 2172. https://doi.org/10.3390/s23042172. </w: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fldChar w:fldCharType="begin"/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instrText xml:space="preserve"> HYPERLINK "https://www.mdpi.com/1424-8220/23/4/2172/review_report?utm_source=chatgpt.com" \t "_blank" </w:instrTex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fldChar w:fldCharType="separate"/>
            </w:r>
            <w:r>
              <w:rPr>
                <w:rStyle w:val="9"/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t>MDPI</w: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fldChar w:fldCharType="end"/>
            </w:r>
          </w:p>
          <w:p w14:paraId="7B644A38">
            <w:pPr>
              <w:pStyle w:val="19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</w:pP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  <w:lang w:val="es-CO"/>
              </w:rPr>
              <w:t xml:space="preserve">- </w: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t xml:space="preserve">Navarro, E., Costa, N., &amp; Pereira, A. (2020). A systematic review of IoT solutions for smart farming. </w:t>
            </w:r>
            <w:r>
              <w:rPr>
                <w:rStyle w:val="8"/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t>Sensors, 20</w: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t xml:space="preserve">(15), 4231. https://doi.org/10.3390/s20154231. </w: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fldChar w:fldCharType="begin"/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instrText xml:space="preserve"> HYPERLINK "https://www.mdpi.com/1424-8220/20/15/4231?utm_source=chatgpt.com" \t "_blank" </w:instrTex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fldChar w:fldCharType="separate"/>
            </w:r>
            <w:r>
              <w:rPr>
                <w:rStyle w:val="9"/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t>MDPI</w: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fldChar w:fldCharType="end"/>
            </w:r>
          </w:p>
          <w:p w14:paraId="499F17B7">
            <w:pPr>
              <w:pStyle w:val="19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</w:pP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  <w:lang w:val="es-CO"/>
              </w:rPr>
              <w:t xml:space="preserve">- </w: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t xml:space="preserve">Son, K.-H., Sim, H.-S., Lee, J.-K., &amp; Lee, J. (2023). Precise sensing of leaf temperatures for smart farm applications. </w:t>
            </w:r>
            <w:r>
              <w:rPr>
                <w:rStyle w:val="8"/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t>Horticulturae, 9</w: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t xml:space="preserve">(4), 518. https://doi.org/10.3390/horticulturae9040518. </w: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fldChar w:fldCharType="begin"/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instrText xml:space="preserve"> HYPERLINK "https://www.mdpi.com/2311-7524/9/4/518?utm_source=chatgpt.com" \t "_blank" </w:instrTex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fldChar w:fldCharType="separate"/>
            </w:r>
            <w:r>
              <w:rPr>
                <w:rStyle w:val="9"/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t>MDPI</w: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fldChar w:fldCharType="end"/>
            </w:r>
          </w:p>
          <w:p w14:paraId="5AFF3A07">
            <w:pPr>
              <w:pStyle w:val="19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</w:pP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  <w:lang w:val="es-CO"/>
              </w:rPr>
              <w:t xml:space="preserve">- </w: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t xml:space="preserve">Soussi, A., Zero, E., Sacile, R., Trinchero, D., &amp; Fossa, M. (2024). Smart sensors and smart data for precision agriculture: A review. </w:t>
            </w:r>
            <w:r>
              <w:rPr>
                <w:rStyle w:val="8"/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t>Sensors, 24</w: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t xml:space="preserve">(8), 2647. </w: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fldChar w:fldCharType="begin"/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instrText xml:space="preserve"> HYPERLINK "https://doi.org/10.3390/s24082647" \t "_new" </w:instrTex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fldChar w:fldCharType="separate"/>
            </w:r>
            <w:r>
              <w:rPr>
                <w:rStyle w:val="9"/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t>https://doi.org/10.3390/s24082647</w: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fldChar w:fldCharType="end"/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t xml:space="preserve">. </w: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fldChar w:fldCharType="begin"/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instrText xml:space="preserve"> HYPERLINK "https://www.mdpi.com/1424-8220/24/8/2647?utm_source=chatgpt.com" \t "_blank" </w:instrTex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fldChar w:fldCharType="separate"/>
            </w:r>
            <w:r>
              <w:rPr>
                <w:rStyle w:val="9"/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t>MDPI</w: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fldChar w:fldCharType="end"/>
            </w:r>
          </w:p>
          <w:p w14:paraId="548348E2">
            <w:pPr>
              <w:pStyle w:val="19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</w:pP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  <w:lang w:val="es-CO"/>
              </w:rPr>
              <w:t xml:space="preserve">- </w: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t xml:space="preserve">Van Haeverbeke, M., De Baets, B., &amp; Stock, M. (2023). Plant impedance spectroscopy: A review of modeling approaches and applications. </w:t>
            </w:r>
            <w:r>
              <w:rPr>
                <w:rStyle w:val="8"/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t>Frontiers in Plant Science, 14</w: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t xml:space="preserve">, 1187573. https://doi.org/10.3389/fpls.2023.1187573. </w: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fldChar w:fldCharType="begin"/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instrText xml:space="preserve"> HYPERLINK "https://pmc.ncbi.nlm.nih.gov/articles/PMC10426379/?utm_source=chatgpt.com" \t "_blank" </w:instrTex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fldChar w:fldCharType="separate"/>
            </w:r>
            <w:r>
              <w:rPr>
                <w:rStyle w:val="9"/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t>PMC</w: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fldChar w:fldCharType="end"/>
            </w:r>
          </w:p>
          <w:p w14:paraId="3401C0AD">
            <w:pPr>
              <w:pStyle w:val="19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  <w:lang w:val="en-US"/>
              </w:rPr>
            </w:pP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  <w:lang w:val="es-CO"/>
              </w:rPr>
              <w:t xml:space="preserve">- </w: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t xml:space="preserve">Vatistas, C., Avgoustaki, D. D., &amp; Bartzanas, T. (2022). A systematic literature review on controlled-environment agriculture: How vertical farms and greenhouses can influence the sustainability and footprint of urban microclimate with local food production. </w:t>
            </w:r>
            <w:r>
              <w:rPr>
                <w:rStyle w:val="8"/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t>Atmosphere, 13</w:t>
            </w:r>
            <w:r>
              <w:rPr>
                <w:rFonts w:hint="default" w:ascii="Ancizar Sans Light" w:hAnsi="Ancizar Sans Light" w:cs="Ancizar Sans Light"/>
                <w:b/>
                <w:bCs w:val="0"/>
                <w:color w:val="808080" w:themeColor="background1" w:themeShade="80"/>
                <w:sz w:val="18"/>
                <w:szCs w:val="18"/>
              </w:rPr>
              <w:t>(8), 1258. https://doi.org/10.3390/atmos13081258</w:t>
            </w:r>
          </w:p>
        </w:tc>
      </w:tr>
    </w:tbl>
    <w:p w14:paraId="7CC49A4B">
      <w:pPr>
        <w:rPr>
          <w:rFonts w:ascii="Ancizar Sans Light" w:hAnsi="Ancizar Sans Light"/>
          <w:lang w:val="en-US"/>
        </w:rPr>
      </w:pPr>
    </w:p>
    <w:p w14:paraId="1D60191F">
      <w:pPr>
        <w:rPr>
          <w:rFonts w:ascii="Ancizar Sans Light" w:hAnsi="Ancizar Sans Light"/>
          <w:lang w:val="en-US"/>
        </w:rPr>
      </w:pPr>
    </w:p>
    <w:tbl>
      <w:tblPr>
        <w:tblStyle w:val="6"/>
        <w:tblW w:w="5000" w:type="pct"/>
        <w:tblInd w:w="0" w:type="dxa"/>
        <w:tblBorders>
          <w:top w:val="double" w:color="auto" w:sz="6" w:space="0"/>
          <w:left w:val="double" w:color="auto" w:sz="6" w:space="0"/>
          <w:bottom w:val="double" w:color="auto" w:sz="6" w:space="0"/>
          <w:right w:val="doub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70" w:type="dxa"/>
          <w:bottom w:w="0" w:type="dxa"/>
          <w:right w:w="70" w:type="dxa"/>
        </w:tblCellMar>
      </w:tblPr>
      <w:tblGrid>
        <w:gridCol w:w="10222"/>
      </w:tblGrid>
      <w:tr w14:paraId="0AE3ECD5">
        <w:tblPrEx>
          <w:tblBorders>
            <w:top w:val="double" w:color="auto" w:sz="6" w:space="0"/>
            <w:left w:val="double" w:color="auto" w:sz="6" w:space="0"/>
            <w:bottom w:val="double" w:color="auto" w:sz="6" w:space="0"/>
            <w:right w:val="doub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00" w:hRule="atLeast"/>
        </w:trPr>
        <w:tc>
          <w:tcPr>
            <w:tcW w:w="5000" w:type="pct"/>
            <w:vAlign w:val="center"/>
          </w:tcPr>
          <w:p w14:paraId="0AB08711">
            <w:pPr>
              <w:spacing w:before="60" w:after="60"/>
              <w:rPr>
                <w:rFonts w:ascii="Ancizar Sans Light" w:hAnsi="Ancizar Sans Light"/>
                <w:b/>
                <w:bCs w:val="0"/>
                <w:i w:val="0"/>
                <w:iCs w:val="0"/>
                <w:color w:val="auto"/>
                <w:sz w:val="20"/>
                <w:szCs w:val="18"/>
              </w:rPr>
            </w:pPr>
            <w:r>
              <w:rPr>
                <w:rFonts w:ascii="Ancizar Sans Light" w:hAnsi="Ancizar Sans Light"/>
                <w:b/>
                <w:bCs w:val="0"/>
                <w:i w:val="0"/>
                <w:iCs w:val="0"/>
                <w:color w:val="auto"/>
                <w:sz w:val="20"/>
                <w:szCs w:val="18"/>
              </w:rPr>
              <w:t>11. REFERENCIAS BIBLIOGRÁFICAS ADICIONALES</w:t>
            </w:r>
          </w:p>
          <w:p w14:paraId="74852162">
            <w:pPr>
              <w:pStyle w:val="26"/>
              <w:numPr>
                <w:ilvl w:val="0"/>
                <w:numId w:val="0"/>
              </w:numPr>
              <w:rPr>
                <w:rFonts w:ascii="Ancizar Sans Light" w:hAnsi="Ancizar Sans Light"/>
                <w:b/>
                <w:bCs w:val="0"/>
                <w:i w:val="0"/>
                <w:iCs w:val="0"/>
                <w:color w:val="808080" w:themeColor="background1" w:themeShade="80"/>
                <w:sz w:val="18"/>
                <w:szCs w:val="18"/>
              </w:rPr>
            </w:pPr>
            <w:r>
              <w:rPr>
                <w:rFonts w:hint="default" w:ascii="Ancizar Sans Light" w:hAnsi="Ancizar Sans Light"/>
                <w:b/>
                <w:bCs w:val="0"/>
                <w:i w:val="0"/>
                <w:iCs w:val="0"/>
                <w:color w:val="808080" w:themeColor="background1" w:themeShade="80"/>
                <w:sz w:val="18"/>
                <w:szCs w:val="18"/>
                <w:lang w:val="es-CO"/>
              </w:rPr>
              <w:t xml:space="preserve">- </w:t>
            </w:r>
            <w:r>
              <w:rPr>
                <w:rFonts w:hint="default" w:ascii="Ancizar Sans Light" w:hAnsi="Ancizar Sans Light"/>
                <w:b/>
                <w:bCs w:val="0"/>
                <w:i w:val="0"/>
                <w:iCs w:val="0"/>
                <w:color w:val="808080" w:themeColor="background1" w:themeShade="80"/>
                <w:sz w:val="18"/>
                <w:szCs w:val="18"/>
                <w:lang w:val="en-US"/>
              </w:rPr>
              <w:t>Goodman, J. W. (2017). Introduction to Fourier optics (4.ª ed.). W. H. Freeman.</w:t>
            </w:r>
          </w:p>
          <w:p w14:paraId="3BA06096">
            <w:pPr>
              <w:pStyle w:val="26"/>
              <w:numPr>
                <w:ilvl w:val="0"/>
                <w:numId w:val="0"/>
              </w:numPr>
              <w:rPr>
                <w:rFonts w:ascii="Ancizar Sans Light" w:hAnsi="Ancizar Sans Light"/>
                <w:b/>
                <w:bCs w:val="0"/>
                <w:i w:val="0"/>
                <w:iCs w:val="0"/>
                <w:color w:val="808080" w:themeColor="background1" w:themeShade="80"/>
                <w:sz w:val="18"/>
                <w:szCs w:val="18"/>
                <w:lang w:val="en-US"/>
              </w:rPr>
            </w:pPr>
          </w:p>
          <w:p w14:paraId="4DED7B65">
            <w:pPr>
              <w:pStyle w:val="26"/>
              <w:numPr>
                <w:ilvl w:val="0"/>
                <w:numId w:val="0"/>
              </w:numPr>
              <w:ind w:firstLine="90" w:firstLineChars="50"/>
              <w:rPr>
                <w:rFonts w:ascii="Ancizar Sans Light" w:hAnsi="Ancizar Sans Light"/>
                <w:b/>
                <w:bCs w:val="0"/>
                <w:i w:val="0"/>
                <w:iCs w:val="0"/>
                <w:color w:val="808080" w:themeColor="background1" w:themeShade="80"/>
                <w:sz w:val="18"/>
                <w:szCs w:val="18"/>
              </w:rPr>
            </w:pPr>
            <w:r>
              <w:rPr>
                <w:rFonts w:hint="default" w:ascii="Ancizar Sans Light" w:hAnsi="Ancizar Sans Light"/>
                <w:b/>
                <w:bCs w:val="0"/>
                <w:i w:val="0"/>
                <w:iCs w:val="0"/>
                <w:color w:val="808080" w:themeColor="background1" w:themeShade="80"/>
                <w:sz w:val="18"/>
                <w:szCs w:val="18"/>
                <w:lang w:val="es-CO"/>
              </w:rPr>
              <w:t>-</w:t>
            </w:r>
            <w:r>
              <w:rPr>
                <w:rFonts w:ascii="Ancizar Sans Light" w:hAnsi="Ancizar Sans Light"/>
                <w:b/>
                <w:bCs w:val="0"/>
                <w:i w:val="0"/>
                <w:iCs w:val="0"/>
                <w:color w:val="808080" w:themeColor="background1" w:themeShade="80"/>
                <w:sz w:val="18"/>
                <w:szCs w:val="18"/>
                <w:lang w:val="en-US"/>
              </w:rPr>
              <w:t xml:space="preserve">Bishop, C. M. (2006). Pattern Recognition and Machine Learning. </w:t>
            </w:r>
            <w:r>
              <w:rPr>
                <w:rFonts w:ascii="Ancizar Sans Light" w:hAnsi="Ancizar Sans Light"/>
                <w:b/>
                <w:bCs w:val="0"/>
                <w:i w:val="0"/>
                <w:iCs w:val="0"/>
                <w:color w:val="808080" w:themeColor="background1" w:themeShade="80"/>
                <w:sz w:val="18"/>
                <w:szCs w:val="18"/>
              </w:rPr>
              <w:t>Springer.</w:t>
            </w:r>
          </w:p>
          <w:p w14:paraId="71717AEB">
            <w:pPr>
              <w:pStyle w:val="26"/>
              <w:numPr>
                <w:ilvl w:val="0"/>
                <w:numId w:val="0"/>
              </w:numPr>
              <w:rPr>
                <w:rFonts w:hint="default" w:ascii="Ancizar Sans Light" w:hAnsi="Ancizar Sans Light"/>
                <w:b/>
                <w:bCs w:val="0"/>
                <w:i w:val="0"/>
                <w:iCs w:val="0"/>
                <w:color w:val="808080" w:themeColor="background1" w:themeShade="80"/>
                <w:sz w:val="18"/>
                <w:szCs w:val="18"/>
              </w:rPr>
            </w:pPr>
          </w:p>
          <w:p w14:paraId="285ED5B8">
            <w:pPr>
              <w:pStyle w:val="26"/>
              <w:numPr>
                <w:ilvl w:val="0"/>
                <w:numId w:val="0"/>
              </w:numPr>
              <w:rPr>
                <w:rFonts w:ascii="Ancizar Sans Light" w:hAnsi="Ancizar Sans Light"/>
                <w:b/>
                <w:bCs w:val="0"/>
                <w:i w:val="0"/>
                <w:iCs w:val="0"/>
                <w:color w:val="808080" w:themeColor="background1" w:themeShade="80"/>
                <w:sz w:val="18"/>
                <w:szCs w:val="18"/>
              </w:rPr>
            </w:pPr>
            <w:r>
              <w:rPr>
                <w:rFonts w:hint="default" w:ascii="Ancizar Sans Light" w:hAnsi="Ancizar Sans Light"/>
                <w:b/>
                <w:bCs w:val="0"/>
                <w:i w:val="0"/>
                <w:iCs w:val="0"/>
                <w:color w:val="808080" w:themeColor="background1" w:themeShade="80"/>
                <w:sz w:val="18"/>
                <w:szCs w:val="18"/>
                <w:lang w:val="es-CO"/>
              </w:rPr>
              <w:t xml:space="preserve">- </w:t>
            </w:r>
            <w:r>
              <w:rPr>
                <w:rFonts w:hint="default" w:ascii="Ancizar Sans Light" w:hAnsi="Ancizar Sans Light"/>
                <w:b/>
                <w:bCs w:val="0"/>
                <w:i w:val="0"/>
                <w:iCs w:val="0"/>
                <w:color w:val="808080" w:themeColor="background1" w:themeShade="80"/>
                <w:sz w:val="18"/>
                <w:szCs w:val="18"/>
              </w:rPr>
              <w:t>Mahalanobis, P. C. (1936). On the generalized distance in statistics. Proceedings of the National Institute of Sciences (Calcutta), 2, 49–55.</w:t>
            </w:r>
          </w:p>
          <w:p w14:paraId="51A6E3DE">
            <w:pPr>
              <w:pStyle w:val="26"/>
              <w:numPr>
                <w:ilvl w:val="0"/>
                <w:numId w:val="0"/>
              </w:numPr>
              <w:rPr>
                <w:rFonts w:hint="default" w:ascii="Ancizar Sans Light" w:hAnsi="Ancizar Sans Light"/>
                <w:b/>
                <w:bCs w:val="0"/>
                <w:i w:val="0"/>
                <w:iCs w:val="0"/>
                <w:color w:val="808080" w:themeColor="background1" w:themeShade="80"/>
                <w:sz w:val="18"/>
                <w:szCs w:val="18"/>
                <w:lang w:val="en-US"/>
              </w:rPr>
            </w:pPr>
          </w:p>
          <w:p w14:paraId="38443B61">
            <w:pPr>
              <w:pStyle w:val="26"/>
              <w:numPr>
                <w:ilvl w:val="0"/>
                <w:numId w:val="0"/>
              </w:numPr>
              <w:rPr>
                <w:rFonts w:ascii="Ancizar Sans Light" w:hAnsi="Ancizar Sans Light"/>
                <w:b/>
                <w:bCs w:val="0"/>
                <w:i w:val="0"/>
                <w:iCs w:val="0"/>
                <w:color w:val="808080" w:themeColor="background1" w:themeShade="80"/>
                <w:sz w:val="18"/>
                <w:szCs w:val="18"/>
              </w:rPr>
            </w:pPr>
            <w:r>
              <w:rPr>
                <w:rFonts w:hint="default" w:ascii="Ancizar Sans Light" w:hAnsi="Ancizar Sans Light"/>
                <w:b/>
                <w:bCs w:val="0"/>
                <w:i w:val="0"/>
                <w:iCs w:val="0"/>
                <w:color w:val="808080" w:themeColor="background1" w:themeShade="80"/>
                <w:sz w:val="18"/>
                <w:szCs w:val="18"/>
                <w:lang w:val="es-CO"/>
              </w:rPr>
              <w:t xml:space="preserve">- </w:t>
            </w:r>
            <w:r>
              <w:rPr>
                <w:rFonts w:hint="default" w:ascii="Ancizar Sans Light" w:hAnsi="Ancizar Sans Light"/>
                <w:b/>
                <w:bCs w:val="0"/>
                <w:i w:val="0"/>
                <w:iCs w:val="0"/>
                <w:color w:val="808080" w:themeColor="background1" w:themeShade="80"/>
                <w:sz w:val="18"/>
                <w:szCs w:val="18"/>
                <w:lang w:val="en-US"/>
              </w:rPr>
              <w:t>National Institute of Standards and Technology. (2020). NIST Handbook 150-2E: National Voluntary Laboratory Accreditation Program</w:t>
            </w:r>
            <w:r>
              <w:rPr>
                <w:rFonts w:hint="default" w:ascii="Ancizar Sans Light" w:hAnsi="Ancizar Sans Light"/>
                <w:b/>
                <w:bCs w:val="0"/>
                <w:i w:val="0"/>
                <w:iCs w:val="0"/>
                <w:color w:val="808080" w:themeColor="background1" w:themeShade="80"/>
                <w:sz w:val="18"/>
                <w:szCs w:val="18"/>
                <w:lang w:val="es-CO"/>
              </w:rPr>
              <w:t xml:space="preserve">. </w:t>
            </w:r>
            <w:r>
              <w:rPr>
                <w:rFonts w:hint="default" w:ascii="Ancizar Sans Light" w:hAnsi="Ancizar Sans Light"/>
                <w:b/>
                <w:bCs w:val="0"/>
                <w:i w:val="0"/>
                <w:iCs w:val="0"/>
                <w:color w:val="808080" w:themeColor="background1" w:themeShade="80"/>
                <w:sz w:val="18"/>
                <w:szCs w:val="18"/>
                <w:lang w:val="en-US"/>
              </w:rPr>
              <w:t>Calibration Laboratories (NIST Handbook 150-2E</w:t>
            </w:r>
          </w:p>
          <w:p w14:paraId="5EC5A2F7">
            <w:pPr>
              <w:pStyle w:val="26"/>
              <w:numPr>
                <w:ilvl w:val="0"/>
                <w:numId w:val="0"/>
              </w:numPr>
              <w:rPr>
                <w:rFonts w:hint="default" w:ascii="Ancizar Sans Light" w:hAnsi="Ancizar Sans Light"/>
                <w:b/>
                <w:bCs w:val="0"/>
                <w:i w:val="0"/>
                <w:iCs w:val="0"/>
                <w:color w:val="808080" w:themeColor="background1" w:themeShade="80"/>
                <w:sz w:val="18"/>
                <w:szCs w:val="18"/>
              </w:rPr>
            </w:pPr>
          </w:p>
          <w:p w14:paraId="5ACF5BB7">
            <w:pPr>
              <w:pStyle w:val="26"/>
              <w:numPr>
                <w:ilvl w:val="0"/>
                <w:numId w:val="0"/>
              </w:numPr>
              <w:rPr>
                <w:rFonts w:ascii="Ancizar Sans Light" w:hAnsi="Ancizar Sans Light"/>
                <w:b/>
                <w:bCs w:val="0"/>
                <w:i w:val="0"/>
                <w:iCs w:val="0"/>
                <w:color w:val="808080" w:themeColor="background1" w:themeShade="80"/>
                <w:sz w:val="18"/>
                <w:szCs w:val="18"/>
              </w:rPr>
            </w:pPr>
            <w:r>
              <w:rPr>
                <w:rFonts w:hint="default" w:ascii="Ancizar Sans Light" w:hAnsi="Ancizar Sans Light"/>
                <w:b/>
                <w:bCs w:val="0"/>
                <w:i w:val="0"/>
                <w:iCs w:val="0"/>
                <w:color w:val="808080" w:themeColor="background1" w:themeShade="80"/>
                <w:sz w:val="18"/>
                <w:szCs w:val="18"/>
                <w:lang w:val="es-CO"/>
              </w:rPr>
              <w:t xml:space="preserve">- </w:t>
            </w:r>
            <w:r>
              <w:rPr>
                <w:rFonts w:hint="default" w:ascii="Ancizar Sans Light" w:hAnsi="Ancizar Sans Light"/>
                <w:b/>
                <w:bCs w:val="0"/>
                <w:i w:val="0"/>
                <w:iCs w:val="0"/>
                <w:color w:val="808080" w:themeColor="background1" w:themeShade="80"/>
                <w:sz w:val="18"/>
                <w:szCs w:val="18"/>
              </w:rPr>
              <w:t>International Organization for Standardization. (2017). ISO/IEC — General requirements for the competence of testing and calibration laboratories. ISO.</w:t>
            </w:r>
          </w:p>
          <w:p w14:paraId="1538CD63">
            <w:pPr>
              <w:pStyle w:val="26"/>
              <w:numPr>
                <w:ilvl w:val="0"/>
                <w:numId w:val="0"/>
              </w:numPr>
              <w:spacing w:before="60" w:after="60"/>
              <w:rPr>
                <w:rFonts w:hint="default" w:ascii="Ancizar Sans Light" w:hAnsi="Ancizar Sans Light"/>
                <w:b/>
                <w:bCs w:val="0"/>
                <w:i w:val="0"/>
                <w:iCs w:val="0"/>
                <w:color w:val="808080" w:themeColor="background1" w:themeShade="80"/>
                <w:sz w:val="18"/>
                <w:szCs w:val="18"/>
              </w:rPr>
            </w:pPr>
          </w:p>
          <w:p w14:paraId="4D8443D3">
            <w:pPr>
              <w:pStyle w:val="26"/>
              <w:numPr>
                <w:ilvl w:val="0"/>
                <w:numId w:val="0"/>
              </w:numPr>
              <w:spacing w:before="60" w:after="60"/>
              <w:rPr>
                <w:rFonts w:ascii="Ancizar Sans Light" w:hAnsi="Ancizar Sans Light"/>
                <w:b/>
                <w:bCs w:val="0"/>
                <w:i w:val="0"/>
                <w:iCs w:val="0"/>
                <w:color w:val="808080" w:themeColor="background1" w:themeShade="80"/>
                <w:sz w:val="18"/>
                <w:szCs w:val="18"/>
              </w:rPr>
            </w:pPr>
            <w:r>
              <w:rPr>
                <w:rFonts w:hint="default" w:ascii="Ancizar Sans Light" w:hAnsi="Ancizar Sans Light"/>
                <w:b/>
                <w:bCs w:val="0"/>
                <w:i w:val="0"/>
                <w:iCs w:val="0"/>
                <w:color w:val="808080" w:themeColor="background1" w:themeShade="80"/>
                <w:sz w:val="18"/>
                <w:szCs w:val="18"/>
                <w:lang w:val="es-CO"/>
              </w:rPr>
              <w:t xml:space="preserve">- </w:t>
            </w:r>
            <w:r>
              <w:rPr>
                <w:rFonts w:hint="default" w:ascii="Ancizar Sans Light" w:hAnsi="Ancizar Sans Light"/>
                <w:b/>
                <w:bCs w:val="0"/>
                <w:i w:val="0"/>
                <w:iCs w:val="0"/>
                <w:color w:val="808080" w:themeColor="background1" w:themeShade="80"/>
                <w:sz w:val="18"/>
                <w:szCs w:val="18"/>
              </w:rPr>
              <w:t>Son, J., Park, S., &amp; Kim, H. (2023). Embedded sensor fusion and real-time control for indoor crop production. Sensors and Automation in Agriculture</w:t>
            </w:r>
            <w:r>
              <w:rPr>
                <w:rFonts w:hint="default" w:ascii="Ancizar Sans Light" w:hAnsi="Ancizar Sans Light"/>
                <w:b/>
                <w:bCs w:val="0"/>
                <w:i w:val="0"/>
                <w:iCs w:val="0"/>
                <w:color w:val="808080" w:themeColor="background1" w:themeShade="80"/>
                <w:sz w:val="18"/>
                <w:szCs w:val="18"/>
                <w:lang w:val="es-CO"/>
              </w:rPr>
              <w:t>.</w:t>
            </w:r>
          </w:p>
          <w:p w14:paraId="3043956C">
            <w:pPr>
              <w:pStyle w:val="26"/>
              <w:numPr>
                <w:ilvl w:val="0"/>
                <w:numId w:val="0"/>
              </w:numPr>
              <w:rPr>
                <w:rFonts w:ascii="Ancizar Sans Light" w:hAnsi="Ancizar Sans Light"/>
                <w:b/>
                <w:bCs w:val="0"/>
                <w:i w:val="0"/>
                <w:iCs w:val="0"/>
                <w:color w:val="808080" w:themeColor="background1" w:themeShade="80"/>
                <w:sz w:val="18"/>
                <w:szCs w:val="18"/>
                <w:lang w:val="en-US"/>
              </w:rPr>
            </w:pPr>
          </w:p>
          <w:p w14:paraId="0DC3D04B">
            <w:pPr>
              <w:pStyle w:val="26"/>
              <w:numPr>
                <w:ilvl w:val="0"/>
                <w:numId w:val="0"/>
              </w:numPr>
              <w:rPr>
                <w:rFonts w:ascii="Ancizar Sans Light" w:hAnsi="Ancizar Sans Light"/>
                <w:b/>
                <w:bCs w:val="0"/>
                <w:i w:val="0"/>
                <w:iCs w:val="0"/>
                <w:color w:val="808080" w:themeColor="background1" w:themeShade="80"/>
                <w:sz w:val="18"/>
                <w:szCs w:val="18"/>
              </w:rPr>
            </w:pPr>
            <w:r>
              <w:rPr>
                <w:rFonts w:hint="default" w:ascii="Ancizar Sans Light" w:hAnsi="Ancizar Sans Light"/>
                <w:b/>
                <w:bCs w:val="0"/>
                <w:i w:val="0"/>
                <w:iCs w:val="0"/>
                <w:color w:val="808080" w:themeColor="background1" w:themeShade="80"/>
                <w:sz w:val="18"/>
                <w:szCs w:val="18"/>
                <w:lang w:val="es-CO"/>
              </w:rPr>
              <w:t xml:space="preserve">- </w:t>
            </w:r>
            <w:r>
              <w:rPr>
                <w:rFonts w:ascii="Ancizar Sans Light" w:hAnsi="Ancizar Sans Light"/>
                <w:b/>
                <w:bCs w:val="0"/>
                <w:i w:val="0"/>
                <w:iCs w:val="0"/>
                <w:color w:val="808080" w:themeColor="background1" w:themeShade="80"/>
                <w:sz w:val="18"/>
                <w:szCs w:val="18"/>
                <w:lang w:val="en-US"/>
              </w:rPr>
              <w:t>Zwinkels, J. C., et al. (2016). Mise en pratique for the definition of the candela and associated derived units for photometric and radiometric quantities in the SI. Metrologia.</w:t>
            </w:r>
          </w:p>
          <w:p w14:paraId="38E43D7B">
            <w:pPr>
              <w:pStyle w:val="26"/>
              <w:numPr>
                <w:ilvl w:val="0"/>
                <w:numId w:val="0"/>
              </w:numPr>
              <w:rPr>
                <w:rFonts w:hint="default" w:ascii="Ancizar Sans Light" w:hAnsi="Ancizar Sans Light"/>
                <w:b/>
                <w:bCs w:val="0"/>
                <w:i w:val="0"/>
                <w:iCs w:val="0"/>
                <w:color w:val="808080" w:themeColor="background1" w:themeShade="80"/>
                <w:sz w:val="18"/>
                <w:szCs w:val="18"/>
              </w:rPr>
            </w:pPr>
          </w:p>
          <w:p w14:paraId="38EFB28E">
            <w:pPr>
              <w:pStyle w:val="26"/>
              <w:numPr>
                <w:ilvl w:val="0"/>
                <w:numId w:val="0"/>
              </w:numPr>
              <w:rPr>
                <w:rFonts w:ascii="Ancizar Sans Light" w:hAnsi="Ancizar Sans Light"/>
                <w:b/>
                <w:bCs w:val="0"/>
                <w:i w:val="0"/>
                <w:iCs w:val="0"/>
                <w:color w:val="808080" w:themeColor="background1" w:themeShade="80"/>
                <w:sz w:val="18"/>
                <w:szCs w:val="18"/>
              </w:rPr>
            </w:pPr>
            <w:r>
              <w:rPr>
                <w:rFonts w:hint="default" w:ascii="Ancizar Sans Light" w:hAnsi="Ancizar Sans Light"/>
                <w:b/>
                <w:bCs w:val="0"/>
                <w:i w:val="0"/>
                <w:iCs w:val="0"/>
                <w:color w:val="808080" w:themeColor="background1" w:themeShade="80"/>
                <w:sz w:val="18"/>
                <w:szCs w:val="18"/>
                <w:lang w:val="es-CO"/>
              </w:rPr>
              <w:t xml:space="preserve">- </w:t>
            </w:r>
            <w:r>
              <w:rPr>
                <w:rFonts w:hint="default" w:ascii="Ancizar Sans Light" w:hAnsi="Ancizar Sans Light"/>
                <w:b/>
                <w:bCs w:val="0"/>
                <w:i w:val="0"/>
                <w:iCs w:val="0"/>
                <w:color w:val="808080" w:themeColor="background1" w:themeShade="80"/>
                <w:sz w:val="18"/>
                <w:szCs w:val="18"/>
              </w:rPr>
              <w:t>Mahmood, F., Govindan, R., Bermak, A., Yang, D., &amp; Al-Ansari, T. (2023). Data-driven robust model predictive control for greenhouse temperature control and energy utilisation</w:t>
            </w:r>
          </w:p>
          <w:p w14:paraId="26FF9418">
            <w:pPr>
              <w:pStyle w:val="26"/>
              <w:numPr>
                <w:ilvl w:val="0"/>
                <w:numId w:val="0"/>
              </w:numPr>
              <w:rPr>
                <w:rFonts w:hint="default" w:ascii="Ancizar Sans Light" w:hAnsi="Ancizar Sans Light"/>
                <w:b/>
                <w:bCs w:val="0"/>
                <w:i w:val="0"/>
                <w:iCs w:val="0"/>
                <w:color w:val="808080" w:themeColor="background1" w:themeShade="80"/>
                <w:sz w:val="18"/>
                <w:szCs w:val="18"/>
              </w:rPr>
            </w:pPr>
          </w:p>
          <w:p w14:paraId="0CB0CCAE">
            <w:pPr>
              <w:pStyle w:val="26"/>
              <w:numPr>
                <w:ilvl w:val="0"/>
                <w:numId w:val="0"/>
              </w:numPr>
              <w:rPr>
                <w:rFonts w:ascii="Ancizar Sans Light" w:hAnsi="Ancizar Sans Light"/>
                <w:b/>
                <w:bCs w:val="0"/>
                <w:i w:val="0"/>
                <w:iCs w:val="0"/>
                <w:color w:val="808080" w:themeColor="background1" w:themeShade="80"/>
                <w:sz w:val="18"/>
                <w:szCs w:val="18"/>
              </w:rPr>
            </w:pPr>
            <w:r>
              <w:rPr>
                <w:rFonts w:hint="default" w:ascii="Ancizar Sans Light" w:hAnsi="Ancizar Sans Light"/>
                <w:b/>
                <w:bCs w:val="0"/>
                <w:i w:val="0"/>
                <w:iCs w:val="0"/>
                <w:color w:val="808080" w:themeColor="background1" w:themeShade="80"/>
                <w:sz w:val="18"/>
                <w:szCs w:val="18"/>
                <w:lang w:val="es-CO"/>
              </w:rPr>
              <w:t xml:space="preserve">- </w:t>
            </w:r>
            <w:r>
              <w:rPr>
                <w:rFonts w:hint="default" w:ascii="Ancizar Sans Light" w:hAnsi="Ancizar Sans Light"/>
                <w:b/>
                <w:bCs w:val="0"/>
                <w:i w:val="0"/>
                <w:iCs w:val="0"/>
                <w:color w:val="808080" w:themeColor="background1" w:themeShade="80"/>
                <w:sz w:val="18"/>
                <w:szCs w:val="18"/>
              </w:rPr>
              <w:t>Ajagekar, A., &amp; You, F. (2022). Deep reinforcement learning based automatic control in semi-closed greenhouse systems. IFAC-PapersOnLine,</w:t>
            </w:r>
          </w:p>
          <w:p w14:paraId="527C98CB">
            <w:pPr>
              <w:pStyle w:val="26"/>
              <w:numPr>
                <w:ilvl w:val="0"/>
                <w:numId w:val="0"/>
              </w:numPr>
              <w:rPr>
                <w:rFonts w:hint="default" w:ascii="Ancizar Sans Light" w:hAnsi="Ancizar Sans Light"/>
                <w:b/>
                <w:bCs w:val="0"/>
                <w:i w:val="0"/>
                <w:iCs w:val="0"/>
                <w:color w:val="808080" w:themeColor="background1" w:themeShade="80"/>
                <w:sz w:val="18"/>
                <w:szCs w:val="18"/>
              </w:rPr>
            </w:pPr>
          </w:p>
          <w:p w14:paraId="04DDAC40">
            <w:pPr>
              <w:pStyle w:val="26"/>
              <w:numPr>
                <w:ilvl w:val="0"/>
                <w:numId w:val="0"/>
              </w:numPr>
              <w:rPr>
                <w:rFonts w:ascii="Ancizar Sans Light" w:hAnsi="Ancizar Sans Light"/>
                <w:b/>
                <w:bCs w:val="0"/>
                <w:i w:val="0"/>
                <w:iCs w:val="0"/>
                <w:color w:val="808080" w:themeColor="background1" w:themeShade="80"/>
                <w:sz w:val="18"/>
                <w:szCs w:val="18"/>
              </w:rPr>
            </w:pPr>
            <w:r>
              <w:rPr>
                <w:rFonts w:hint="default" w:ascii="Ancizar Sans Light" w:hAnsi="Ancizar Sans Light"/>
                <w:b/>
                <w:bCs w:val="0"/>
                <w:i w:val="0"/>
                <w:iCs w:val="0"/>
                <w:color w:val="808080" w:themeColor="background1" w:themeShade="80"/>
                <w:sz w:val="18"/>
                <w:szCs w:val="18"/>
                <w:lang w:val="es-CO"/>
              </w:rPr>
              <w:t xml:space="preserve">- </w:t>
            </w:r>
            <w:r>
              <w:rPr>
                <w:rFonts w:hint="default" w:ascii="Ancizar Sans Light" w:hAnsi="Ancizar Sans Light"/>
                <w:b/>
                <w:bCs w:val="0"/>
                <w:i w:val="0"/>
                <w:iCs w:val="0"/>
                <w:color w:val="808080" w:themeColor="background1" w:themeShade="80"/>
                <w:sz w:val="18"/>
                <w:szCs w:val="18"/>
              </w:rPr>
              <w:t>Ojo, M. O., &amp; Zahid, A. (2022). Deep learning in controlled environment agriculture: a review of recent advancements, challenges and prospects. Sensors</w:t>
            </w:r>
            <w:r>
              <w:rPr>
                <w:rFonts w:hint="default" w:ascii="Ancizar Sans Light" w:hAnsi="Ancizar Sans Light"/>
                <w:b/>
                <w:bCs w:val="0"/>
                <w:i w:val="0"/>
                <w:iCs w:val="0"/>
                <w:color w:val="808080" w:themeColor="background1" w:themeShade="80"/>
                <w:sz w:val="18"/>
                <w:szCs w:val="18"/>
                <w:lang w:val="es-CO"/>
              </w:rPr>
              <w:t>.</w:t>
            </w:r>
          </w:p>
          <w:p w14:paraId="430A7920">
            <w:pPr>
              <w:pStyle w:val="26"/>
              <w:numPr>
                <w:ilvl w:val="0"/>
                <w:numId w:val="0"/>
              </w:numPr>
              <w:rPr>
                <w:rFonts w:hint="default" w:ascii="Ancizar Sans Light" w:hAnsi="Ancizar Sans Light"/>
                <w:b/>
                <w:bCs w:val="0"/>
                <w:i w:val="0"/>
                <w:iCs w:val="0"/>
                <w:color w:val="808080" w:themeColor="background1" w:themeShade="80"/>
                <w:sz w:val="18"/>
                <w:szCs w:val="18"/>
              </w:rPr>
            </w:pPr>
          </w:p>
          <w:p w14:paraId="674364CF">
            <w:pPr>
              <w:pStyle w:val="26"/>
              <w:numPr>
                <w:ilvl w:val="0"/>
                <w:numId w:val="0"/>
              </w:numPr>
              <w:rPr>
                <w:rFonts w:ascii="Ancizar Sans Light" w:hAnsi="Ancizar Sans Light"/>
                <w:b/>
                <w:bCs w:val="0"/>
                <w:i w:val="0"/>
                <w:iCs w:val="0"/>
                <w:color w:val="808080" w:themeColor="background1" w:themeShade="80"/>
                <w:sz w:val="18"/>
                <w:szCs w:val="18"/>
              </w:rPr>
            </w:pPr>
            <w:r>
              <w:rPr>
                <w:rFonts w:hint="default" w:ascii="Ancizar Sans Light" w:hAnsi="Ancizar Sans Light"/>
                <w:b/>
                <w:bCs w:val="0"/>
                <w:i w:val="0"/>
                <w:iCs w:val="0"/>
                <w:color w:val="808080" w:themeColor="background1" w:themeShade="80"/>
                <w:sz w:val="18"/>
                <w:szCs w:val="18"/>
                <w:lang w:val="es-CO"/>
              </w:rPr>
              <w:t xml:space="preserve">- </w:t>
            </w:r>
            <w:r>
              <w:rPr>
                <w:rFonts w:hint="default" w:ascii="Ancizar Sans Light" w:hAnsi="Ancizar Sans Light"/>
                <w:b/>
                <w:bCs w:val="0"/>
                <w:i w:val="0"/>
                <w:iCs w:val="0"/>
                <w:color w:val="808080" w:themeColor="background1" w:themeShade="80"/>
                <w:sz w:val="18"/>
                <w:szCs w:val="18"/>
              </w:rPr>
              <w:t>Platero-Horcajadas, M., et al. (2024). Enhancing greenhouse efficiency: integrating IoT and reinforcement learning for adaptive environmental control. Sensors</w:t>
            </w:r>
          </w:p>
        </w:tc>
      </w:tr>
    </w:tbl>
    <w:p w14:paraId="65014BB8">
      <w:pPr>
        <w:rPr>
          <w:rFonts w:ascii="Ancizar Sans Light" w:hAnsi="Ancizar Sans Light"/>
        </w:rPr>
      </w:pPr>
    </w:p>
    <w:p w14:paraId="7DC2AF5A">
      <w:pPr>
        <w:rPr>
          <w:rFonts w:ascii="Ancizar Sans Light" w:hAnsi="Ancizar Sans Light"/>
        </w:rPr>
      </w:pPr>
    </w:p>
    <w:p w14:paraId="30CE03E9">
      <w:pPr>
        <w:rPr>
          <w:rFonts w:ascii="Ancizar Sans Light" w:hAnsi="Ancizar Sans Light"/>
        </w:rPr>
      </w:pPr>
    </w:p>
    <w:p w14:paraId="49D8A2A9">
      <w:pPr>
        <w:rPr>
          <w:rFonts w:ascii="Ancizar Sans Light" w:hAnsi="Ancizar Sans Light"/>
        </w:rPr>
      </w:pPr>
    </w:p>
    <w:p w14:paraId="08429C58">
      <w:pPr>
        <w:rPr>
          <w:rFonts w:ascii="Ancizar Sans Light" w:hAnsi="Ancizar Sans Light"/>
        </w:rPr>
      </w:pPr>
    </w:p>
    <w:p w14:paraId="09B5087E">
      <w:pPr>
        <w:rPr>
          <w:rFonts w:ascii="Ancizar Sans Light" w:hAnsi="Ancizar Sans Light"/>
        </w:rPr>
      </w:pPr>
    </w:p>
    <w:p w14:paraId="6937BDE3">
      <w:pPr>
        <w:rPr>
          <w:rFonts w:ascii="Ancizar Sans Light" w:hAnsi="Ancizar Sans Light"/>
        </w:rPr>
      </w:pPr>
    </w:p>
    <w:p w14:paraId="7A6C9822">
      <w:pPr>
        <w:rPr>
          <w:rFonts w:ascii="Ancizar Sans Light" w:hAnsi="Ancizar Sans Light"/>
        </w:rPr>
      </w:pPr>
    </w:p>
    <w:p w14:paraId="7F808271">
      <w:pPr>
        <w:rPr>
          <w:rFonts w:ascii="Ancizar Sans Light" w:hAnsi="Ancizar Sans Light"/>
        </w:rPr>
      </w:pPr>
    </w:p>
    <w:p w14:paraId="51A39D6B">
      <w:pPr>
        <w:rPr>
          <w:rFonts w:ascii="Ancizar Sans Light" w:hAnsi="Ancizar Sans Light"/>
        </w:rPr>
      </w:pPr>
    </w:p>
    <w:p w14:paraId="7E27C47B">
      <w:pPr>
        <w:rPr>
          <w:rFonts w:ascii="Ancizar Sans Light" w:hAnsi="Ancizar Sans Light"/>
        </w:rPr>
      </w:pPr>
    </w:p>
    <w:p w14:paraId="14AE33D8">
      <w:pPr>
        <w:rPr>
          <w:rFonts w:ascii="Ancizar Sans Light" w:hAnsi="Ancizar Sans Light"/>
        </w:rPr>
      </w:pPr>
    </w:p>
    <w:p w14:paraId="0C77E480">
      <w:pPr>
        <w:rPr>
          <w:rFonts w:ascii="Ancizar Sans Light" w:hAnsi="Ancizar Sans Light"/>
        </w:rPr>
      </w:pPr>
    </w:p>
    <w:p w14:paraId="75736EF2">
      <w:pPr>
        <w:rPr>
          <w:rFonts w:ascii="Ancizar Sans Light" w:hAnsi="Ancizar Sans Light"/>
        </w:rPr>
      </w:pPr>
    </w:p>
    <w:p w14:paraId="115F025E">
      <w:pPr>
        <w:rPr>
          <w:rFonts w:ascii="Ancizar Sans Light" w:hAnsi="Ancizar Sans Light"/>
        </w:rPr>
      </w:pPr>
    </w:p>
    <w:p w14:paraId="0B0FD0FF">
      <w:pPr>
        <w:rPr>
          <w:rFonts w:ascii="Ancizar Sans Light" w:hAnsi="Ancizar Sans Light"/>
        </w:rPr>
      </w:pPr>
    </w:p>
    <w:tbl>
      <w:tblPr>
        <w:tblStyle w:val="6"/>
        <w:tblW w:w="5003" w:type="pct"/>
        <w:tblInd w:w="0" w:type="dxa"/>
        <w:tblBorders>
          <w:top w:val="double" w:color="auto" w:sz="6" w:space="0"/>
          <w:left w:val="double" w:color="auto" w:sz="6" w:space="0"/>
          <w:bottom w:val="double" w:color="auto" w:sz="6" w:space="0"/>
          <w:right w:val="doub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70" w:type="dxa"/>
          <w:bottom w:w="0" w:type="dxa"/>
          <w:right w:w="70" w:type="dxa"/>
        </w:tblCellMar>
      </w:tblPr>
      <w:tblGrid>
        <w:gridCol w:w="1998"/>
        <w:gridCol w:w="2888"/>
        <w:gridCol w:w="2312"/>
        <w:gridCol w:w="3030"/>
      </w:tblGrid>
      <w:tr w14:paraId="37F687D3">
        <w:tblPrEx>
          <w:tblBorders>
            <w:top w:val="double" w:color="auto" w:sz="6" w:space="0"/>
            <w:left w:val="double" w:color="auto" w:sz="6" w:space="0"/>
            <w:bottom w:val="double" w:color="auto" w:sz="6" w:space="0"/>
            <w:right w:val="doub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340" w:hRule="atLeast"/>
        </w:trPr>
        <w:tc>
          <w:tcPr>
            <w:tcW w:w="5000" w:type="pct"/>
            <w:gridSpan w:val="4"/>
            <w:shd w:val="clear" w:color="auto" w:fill="D8D8D8" w:themeFill="background1" w:themeFillShade="D9"/>
            <w:vAlign w:val="center"/>
          </w:tcPr>
          <w:p w14:paraId="6A78D0FE">
            <w:pPr>
              <w:spacing w:before="60" w:after="60"/>
              <w:jc w:val="center"/>
              <w:rPr>
                <w:rFonts w:ascii="Ancizar Sans Light" w:hAnsi="Ancizar Sans Light" w:cstheme="minorHAnsi"/>
              </w:rPr>
            </w:pPr>
            <w:r>
              <w:rPr>
                <w:rFonts w:ascii="Ancizar Sans Light" w:hAnsi="Ancizar Sans Light" w:cstheme="minorHAnsi"/>
                <w:b/>
              </w:rPr>
              <w:t xml:space="preserve">Aval del futuro director </w:t>
            </w:r>
          </w:p>
        </w:tc>
      </w:tr>
      <w:tr w14:paraId="4C0821BB">
        <w:tblPrEx>
          <w:tblBorders>
            <w:top w:val="double" w:color="auto" w:sz="6" w:space="0"/>
            <w:left w:val="double" w:color="auto" w:sz="6" w:space="0"/>
            <w:bottom w:val="double" w:color="auto" w:sz="6" w:space="0"/>
            <w:right w:val="doub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40" w:hRule="atLeast"/>
        </w:trPr>
        <w:tc>
          <w:tcPr>
            <w:tcW w:w="977" w:type="pct"/>
            <w:vAlign w:val="center"/>
          </w:tcPr>
          <w:p w14:paraId="07C5848B">
            <w:pPr>
              <w:spacing w:before="60" w:after="60"/>
              <w:rPr>
                <w:rFonts w:ascii="Ancizar Sans Light" w:hAnsi="Ancizar Sans Light" w:cstheme="minorHAnsi"/>
                <w:sz w:val="20"/>
                <w:szCs w:val="20"/>
              </w:rPr>
            </w:pPr>
            <w:r>
              <w:rPr>
                <w:rFonts w:ascii="Ancizar Sans Light" w:hAnsi="Ancizar Sans Light" w:cstheme="minorHAnsi"/>
                <w:sz w:val="20"/>
                <w:szCs w:val="20"/>
              </w:rPr>
              <w:t xml:space="preserve">Nombre:     </w:t>
            </w:r>
          </w:p>
        </w:tc>
        <w:tc>
          <w:tcPr>
            <w:tcW w:w="1412" w:type="pct"/>
          </w:tcPr>
          <w:p w14:paraId="3F7A88A3">
            <w:pPr>
              <w:spacing w:before="60" w:after="60"/>
              <w:rPr>
                <w:rFonts w:ascii="Ancizar Sans Light" w:hAnsi="Ancizar Sans Light" w:cstheme="minorHAnsi"/>
                <w:sz w:val="20"/>
                <w:szCs w:val="20"/>
              </w:rPr>
            </w:pPr>
            <w:r>
              <w:rPr>
                <w:rFonts w:ascii="Ancizar Sans Light" w:hAnsi="Ancizar Sans Light" w:cstheme="minorHAnsi"/>
                <w:sz w:val="20"/>
                <w:szCs w:val="20"/>
              </w:rPr>
              <w:t xml:space="preserve">Nestor Darío Duque </w:t>
            </w:r>
            <w:ins w:id="58" w:author="Nestor Duque" w:date="2025-11-11T14:54:00Z">
              <w:r>
                <w:rPr>
                  <w:rFonts w:ascii="Ancizar Sans Light" w:hAnsi="Ancizar Sans Light" w:cstheme="minorHAnsi"/>
                  <w:sz w:val="20"/>
                  <w:szCs w:val="20"/>
                </w:rPr>
                <w:t>Méndez</w:t>
              </w:r>
            </w:ins>
          </w:p>
        </w:tc>
        <w:tc>
          <w:tcPr>
            <w:tcW w:w="1130" w:type="pct"/>
            <w:vAlign w:val="center"/>
          </w:tcPr>
          <w:p w14:paraId="5AD89B46">
            <w:pPr>
              <w:spacing w:before="60" w:after="60"/>
              <w:rPr>
                <w:rFonts w:ascii="Ancizar Sans Light" w:hAnsi="Ancizar Sans Light" w:cstheme="minorHAnsi"/>
                <w:sz w:val="20"/>
                <w:szCs w:val="20"/>
              </w:rPr>
            </w:pPr>
            <w:r>
              <w:rPr>
                <w:rFonts w:ascii="Ancizar Sans Light" w:hAnsi="Ancizar Sans Light" w:cstheme="minorHAnsi"/>
                <w:sz w:val="20"/>
                <w:szCs w:val="20"/>
              </w:rPr>
              <w:t>Unidad Académica Básica:</w:t>
            </w:r>
          </w:p>
        </w:tc>
        <w:tc>
          <w:tcPr>
            <w:tcW w:w="1482" w:type="pct"/>
          </w:tcPr>
          <w:p w14:paraId="42C99FE6">
            <w:pPr>
              <w:spacing w:before="60" w:after="60"/>
              <w:rPr>
                <w:rFonts w:ascii="Ancizar Sans Light" w:hAnsi="Ancizar Sans Light" w:cstheme="minorHAnsi"/>
                <w:sz w:val="20"/>
                <w:szCs w:val="20"/>
              </w:rPr>
            </w:pPr>
            <w:ins w:id="59" w:author="Nestor Duque" w:date="2025-11-11T14:54:00Z">
              <w:r>
                <w:rPr>
                  <w:rFonts w:ascii="Ancizar Sans Light" w:hAnsi="Ancizar Sans Light" w:cstheme="minorHAnsi"/>
                  <w:sz w:val="20"/>
                  <w:szCs w:val="20"/>
                </w:rPr>
                <w:t>Informática y Computación</w:t>
              </w:r>
            </w:ins>
          </w:p>
        </w:tc>
      </w:tr>
      <w:tr w14:paraId="76D7F1E4">
        <w:tblPrEx>
          <w:tblBorders>
            <w:top w:val="double" w:color="auto" w:sz="6" w:space="0"/>
            <w:left w:val="double" w:color="auto" w:sz="6" w:space="0"/>
            <w:bottom w:val="double" w:color="auto" w:sz="6" w:space="0"/>
            <w:right w:val="doub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40" w:hRule="atLeast"/>
        </w:trPr>
        <w:tc>
          <w:tcPr>
            <w:tcW w:w="977" w:type="pct"/>
            <w:vAlign w:val="center"/>
          </w:tcPr>
          <w:p w14:paraId="6F02E157">
            <w:pPr>
              <w:rPr>
                <w:rFonts w:ascii="Ancizar Sans Light" w:hAnsi="Ancizar Sans Light" w:cstheme="minorHAnsi"/>
                <w:sz w:val="20"/>
                <w:szCs w:val="20"/>
              </w:rPr>
            </w:pPr>
            <w:r>
              <w:rPr>
                <w:rFonts w:ascii="Ancizar Sans Light" w:hAnsi="Ancizar Sans Light" w:cstheme="minorHAnsi"/>
                <w:sz w:val="20"/>
                <w:szCs w:val="20"/>
              </w:rPr>
              <w:t>Correo electrónico:</w:t>
            </w:r>
          </w:p>
        </w:tc>
        <w:tc>
          <w:tcPr>
            <w:tcW w:w="1412" w:type="pct"/>
          </w:tcPr>
          <w:p w14:paraId="5C8BC1B6">
            <w:pPr>
              <w:rPr>
                <w:rFonts w:ascii="Ancizar Sans Light" w:hAnsi="Ancizar Sans Light" w:cstheme="minorHAnsi"/>
                <w:sz w:val="20"/>
                <w:szCs w:val="20"/>
              </w:rPr>
            </w:pPr>
            <w:r>
              <w:rPr>
                <w:rFonts w:ascii="Ancizar Sans Light" w:hAnsi="Ancizar Sans Light" w:cstheme="minorHAnsi"/>
                <w:sz w:val="20"/>
                <w:szCs w:val="20"/>
              </w:rPr>
              <w:t>ndduqueme@unal.edu.co</w:t>
            </w:r>
          </w:p>
        </w:tc>
        <w:tc>
          <w:tcPr>
            <w:tcW w:w="1130" w:type="pct"/>
            <w:vAlign w:val="center"/>
          </w:tcPr>
          <w:p w14:paraId="78934DBD">
            <w:pPr>
              <w:rPr>
                <w:rFonts w:ascii="Ancizar Sans Light" w:hAnsi="Ancizar Sans Light" w:cstheme="minorHAnsi"/>
                <w:sz w:val="20"/>
                <w:szCs w:val="20"/>
              </w:rPr>
            </w:pPr>
            <w:r>
              <w:rPr>
                <w:rFonts w:ascii="Ancizar Sans Light" w:hAnsi="Ancizar Sans Light" w:cstheme="minorHAnsi"/>
                <w:sz w:val="20"/>
                <w:szCs w:val="20"/>
              </w:rPr>
              <w:t>Teléfono:</w:t>
            </w:r>
            <w:ins w:id="60" w:author="Nestor Duque" w:date="2025-11-11T14:54:00Z">
              <w:r>
                <w:rPr>
                  <w:rFonts w:ascii="Ancizar Sans Light" w:hAnsi="Ancizar Sans Light" w:cstheme="minorHAnsi"/>
                  <w:sz w:val="20"/>
                  <w:szCs w:val="20"/>
                </w:rPr>
                <w:t xml:space="preserve"> 55814</w:t>
              </w:r>
            </w:ins>
          </w:p>
        </w:tc>
        <w:tc>
          <w:tcPr>
            <w:tcW w:w="1482" w:type="pct"/>
          </w:tcPr>
          <w:p w14:paraId="461A37B5">
            <w:pPr>
              <w:rPr>
                <w:rFonts w:ascii="Ancizar Sans Light" w:hAnsi="Ancizar Sans Light" w:cstheme="minorHAnsi"/>
                <w:sz w:val="20"/>
                <w:szCs w:val="20"/>
              </w:rPr>
            </w:pPr>
          </w:p>
        </w:tc>
      </w:tr>
      <w:tr w14:paraId="16FAB14B">
        <w:tblPrEx>
          <w:tblBorders>
            <w:top w:val="double" w:color="auto" w:sz="6" w:space="0"/>
            <w:left w:val="double" w:color="auto" w:sz="6" w:space="0"/>
            <w:bottom w:val="double" w:color="auto" w:sz="6" w:space="0"/>
            <w:right w:val="doub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899" w:hRule="atLeast"/>
        </w:trPr>
        <w:tc>
          <w:tcPr>
            <w:tcW w:w="977" w:type="pct"/>
            <w:vAlign w:val="center"/>
          </w:tcPr>
          <w:p w14:paraId="5567C18C">
            <w:pPr>
              <w:rPr>
                <w:rFonts w:ascii="Ancizar Sans Light" w:hAnsi="Ancizar Sans Light" w:cstheme="minorHAnsi"/>
                <w:sz w:val="20"/>
                <w:szCs w:val="20"/>
              </w:rPr>
            </w:pPr>
            <w:r>
              <w:rPr>
                <w:rFonts w:ascii="Ancizar Sans Light" w:hAnsi="Ancizar Sans Light" w:cstheme="minorHAnsi"/>
                <w:sz w:val="20"/>
                <w:szCs w:val="20"/>
              </w:rPr>
              <w:t>Firma:</w:t>
            </w:r>
            <w:ins w:id="61" w:author="Nestor Duque" w:date="2025-11-11T14:56:00Z">
              <w:r>
                <w:rPr>
                  <w:rFonts w:ascii="Ancizar Sans Light" w:hAnsi="Ancizar Sans Light" w:cstheme="minorHAnsi"/>
                  <w:sz w:val="20"/>
                  <w:szCs w:val="20"/>
                </w:rPr>
                <w:drawing>
                  <wp:inline distT="0" distB="0" distL="0" distR="0">
                    <wp:extent cx="889000" cy="462280"/>
                    <wp:effectExtent l="0" t="0" r="6350" b="0"/>
                    <wp:docPr id="646459764" name="Imagen 1" descr="Texto, Carta&#10;&#10;El contenido generado por IA puede ser incorrecto.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646459764" name="Imagen 1" descr="Texto, Carta&#10;&#10;El contenido generado por IA puede ser incorrecto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896685" cy="466814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ins>
          </w:p>
        </w:tc>
        <w:tc>
          <w:tcPr>
            <w:tcW w:w="4023" w:type="pct"/>
            <w:gridSpan w:val="3"/>
          </w:tcPr>
          <w:p w14:paraId="0878EC4F">
            <w:pPr>
              <w:rPr>
                <w:rFonts w:ascii="Ancizar Sans Light" w:hAnsi="Ancizar Sans Light" w:cstheme="minorHAnsi"/>
                <w:sz w:val="20"/>
                <w:szCs w:val="20"/>
              </w:rPr>
            </w:pPr>
          </w:p>
          <w:p w14:paraId="220E3B03">
            <w:pPr>
              <w:rPr>
                <w:rFonts w:ascii="Ancizar Sans Light" w:hAnsi="Ancizar Sans Light" w:cstheme="minorHAnsi"/>
                <w:sz w:val="20"/>
                <w:szCs w:val="20"/>
              </w:rPr>
            </w:pPr>
            <w:r>
              <w:rPr>
                <w:rFonts w:ascii="Ancizar Sans Light" w:hAnsi="Ancizar Sans Light"/>
                <w:b/>
                <w:bCs/>
                <w:i/>
                <w:iCs/>
                <w:color w:val="808080" w:themeColor="background1" w:themeShade="80"/>
                <w:sz w:val="18"/>
                <w:szCs w:val="18"/>
              </w:rPr>
              <w:t>Nota</w:t>
            </w:r>
            <w:r>
              <w:rPr>
                <w:rFonts w:ascii="Ancizar Sans Light" w:hAnsi="Ancizar Sans Light"/>
                <w:i/>
                <w:iCs/>
                <w:color w:val="808080" w:themeColor="background1" w:themeShade="80"/>
                <w:sz w:val="18"/>
                <w:szCs w:val="18"/>
              </w:rPr>
              <w:t>: con la firma el profesor manifiesta que participó en la construcción de la propuesta y avala su presentación. Además, se compromete a realizar el proceso de acompañamiento durante el período académico inmediatamente siguiente.</w:t>
            </w:r>
          </w:p>
        </w:tc>
      </w:tr>
    </w:tbl>
    <w:p w14:paraId="5C2D079B">
      <w:pPr>
        <w:rPr>
          <w:rFonts w:ascii="Ancizar Sans Light" w:hAnsi="Ancizar Sans Light"/>
        </w:rPr>
      </w:pPr>
    </w:p>
    <w:p w14:paraId="46899BA0">
      <w:pPr>
        <w:rPr>
          <w:rFonts w:ascii="Ancizar Sans Light" w:hAnsi="Ancizar Sans Light"/>
        </w:rPr>
      </w:pPr>
    </w:p>
    <w:p w14:paraId="28242C8E">
      <w:pPr>
        <w:rPr>
          <w:rFonts w:ascii="Ancizar Sans Light" w:hAnsi="Ancizar Sans Light"/>
        </w:rPr>
      </w:pPr>
      <w:r>
        <w:rPr>
          <w:b/>
          <w:bCs/>
          <w:color w:val="000000"/>
          <w:sz w:val="22"/>
          <w:szCs w:val="22"/>
        </w:rPr>
        <w:drawing>
          <wp:inline distT="0" distB="0" distL="0" distR="0">
            <wp:extent cx="1209675" cy="663575"/>
            <wp:effectExtent l="0" t="0" r="0" b="3175"/>
            <wp:docPr id="1" name="Imagen 1" descr="https://lh7-rt.googleusercontent.com/docsz/AD_4nXcbztOU8rv5sT9wdqHs08OI0K1pqxpBStbu9M6aLogK4tvLh8sTAxrshqy1Qdt7qFTg0nU8JZxyBhAoj-K9fytpVaPcnnWnmnI3QGicnKUaohMlu7LAoNX_Wvhn2R04CbW9X2ZE6-0c_-kBjelipQ?key=eExqMmDmEdU2Fd1eOVXz7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https://lh7-rt.googleusercontent.com/docsz/AD_4nXcbztOU8rv5sT9wdqHs08OI0K1pqxpBStbu9M6aLogK4tvLh8sTAxrshqy1Qdt7qFTg0nU8JZxyBhAoj-K9fytpVaPcnnWnmnI3QGicnKUaohMlu7LAoNX_Wvhn2R04CbW9X2ZE6-0c_-kBjelipQ?key=eExqMmDmEdU2Fd1eOVXz7w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8799" cy="679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E1EDA">
      <w:pPr>
        <w:tabs>
          <w:tab w:val="left" w:pos="5746"/>
        </w:tabs>
        <w:rPr>
          <w:rFonts w:ascii="Ancizar Sans Light" w:hAnsi="Ancizar Sans Light" w:cstheme="minorHAnsi"/>
        </w:rPr>
      </w:pPr>
      <w:r>
        <w:rPr>
          <w:rFonts w:ascii="Ancizar Sans Light" w:hAnsi="Ancizar Sans Light" w:cstheme="minorHAnsi"/>
        </w:rPr>
        <w:t>_____________________________</w:t>
      </w:r>
    </w:p>
    <w:p w14:paraId="14824DD1">
      <w:pPr>
        <w:rPr>
          <w:rFonts w:ascii="Ancizar Sans Light" w:hAnsi="Ancizar Sans Light" w:cstheme="minorHAnsi"/>
        </w:rPr>
      </w:pPr>
      <w:r>
        <w:rPr>
          <w:rFonts w:ascii="Ancizar Sans Light" w:hAnsi="Ancizar Sans Light" w:cstheme="minorHAnsi"/>
        </w:rPr>
        <w:t xml:space="preserve"> Firma del estudiante</w:t>
      </w:r>
      <w:r>
        <w:rPr>
          <w:rFonts w:ascii="Ancizar Sans Light" w:hAnsi="Ancizar Sans Light" w:cstheme="minorHAnsi"/>
        </w:rPr>
        <w:tab/>
      </w:r>
      <w:r>
        <w:rPr>
          <w:rFonts w:ascii="Ancizar Sans Light" w:hAnsi="Ancizar Sans Light" w:cstheme="minorHAnsi"/>
        </w:rPr>
        <w:tab/>
      </w:r>
      <w:r>
        <w:rPr>
          <w:rFonts w:ascii="Ancizar Sans Light" w:hAnsi="Ancizar Sans Light" w:cstheme="minorHAnsi"/>
        </w:rPr>
        <w:tab/>
      </w:r>
      <w:r>
        <w:rPr>
          <w:rFonts w:ascii="Ancizar Sans Light" w:hAnsi="Ancizar Sans Light" w:cstheme="minorHAnsi"/>
        </w:rPr>
        <w:tab/>
      </w:r>
      <w:r>
        <w:rPr>
          <w:rFonts w:ascii="Ancizar Sans Light" w:hAnsi="Ancizar Sans Light" w:cstheme="minorHAnsi"/>
        </w:rPr>
        <w:tab/>
      </w:r>
      <w:r>
        <w:rPr>
          <w:rFonts w:ascii="Ancizar Sans Light" w:hAnsi="Ancizar Sans Light" w:cstheme="minorHAnsi"/>
        </w:rPr>
        <w:tab/>
      </w:r>
    </w:p>
    <w:p w14:paraId="65EFFC60">
      <w:pPr>
        <w:rPr>
          <w:rFonts w:ascii="Ancizar Sans Light" w:hAnsi="Ancizar Sans Light"/>
        </w:rPr>
      </w:pPr>
    </w:p>
    <w:sectPr>
      <w:headerReference r:id="rId3" w:type="default"/>
      <w:footerReference r:id="rId4" w:type="default"/>
      <w:pgSz w:w="12242" w:h="15842"/>
      <w:pgMar w:top="1440" w:right="1080" w:bottom="1440" w:left="1080" w:header="680" w:footer="567" w:gutter="0"/>
      <w:cols w:space="709" w:num="1"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ncizar Sans Light">
    <w:altName w:val="Calibri"/>
    <w:panose1 w:val="00000000000000000000"/>
    <w:charset w:val="00"/>
    <w:family w:val="modern"/>
    <w:pitch w:val="default"/>
    <w:sig w:usb0="00000000" w:usb1="00000000" w:usb2="00000000" w:usb3="00000000" w:csb0="00000093" w:csb1="00000000"/>
  </w:font>
  <w:font w:name="MS Mincho">
    <w:panose1 w:val="02020609040205080304"/>
    <w:charset w:val="80"/>
    <w:family w:val="modern"/>
    <w:pitch w:val="default"/>
    <w:sig w:usb0="A00002BF" w:usb1="68C7FCFB" w:usb2="00000010" w:usb3="00000000" w:csb0="4002009F" w:csb1="DFD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5BB068">
    <w:pPr>
      <w:pStyle w:val="20"/>
      <w:rPr>
        <w:rFonts w:asciiTheme="minorHAnsi" w:hAnsiTheme="minorHAnsi"/>
        <w:b/>
        <w:i/>
        <w:szCs w:val="18"/>
      </w:rPr>
    </w:pPr>
    <w:r>
      <w:rPr>
        <w:rFonts w:asciiTheme="minorHAnsi" w:hAnsiTheme="minorHAnsi"/>
        <w:b/>
        <w:i/>
        <w:szCs w:val="18"/>
      </w:rPr>
      <w:t>Código:</w:t>
    </w:r>
    <w:r>
      <w:rPr>
        <w:rFonts w:asciiTheme="minorHAnsi" w:hAnsiTheme="minorHAnsi"/>
        <w:b/>
        <w:i/>
        <w:szCs w:val="18"/>
      </w:rPr>
      <w:tab/>
    </w:r>
    <w:r>
      <w:rPr>
        <w:rFonts w:asciiTheme="minorHAnsi" w:hAnsiTheme="minorHAnsi"/>
        <w:b/>
        <w:i/>
        <w:szCs w:val="18"/>
      </w:rPr>
      <w:t>Versión: 2</w:t>
    </w:r>
    <w:r>
      <w:rPr>
        <w:rFonts w:asciiTheme="minorHAnsi" w:hAnsiTheme="minorHAnsi"/>
        <w:b/>
        <w:i/>
        <w:szCs w:val="18"/>
      </w:rPr>
      <w:tab/>
    </w:r>
    <w:r>
      <w:rPr>
        <w:rFonts w:asciiTheme="minorHAnsi" w:hAnsiTheme="minorHAnsi"/>
        <w:b/>
        <w:i/>
        <w:szCs w:val="18"/>
        <w:lang w:val="es-ES"/>
      </w:rPr>
      <w:t xml:space="preserve">Página </w:t>
    </w:r>
    <w:r>
      <w:rPr>
        <w:rFonts w:asciiTheme="minorHAnsi" w:hAnsiTheme="minorHAnsi"/>
        <w:b/>
        <w:bCs/>
        <w:i/>
        <w:szCs w:val="18"/>
      </w:rPr>
      <w:fldChar w:fldCharType="begin"/>
    </w:r>
    <w:r>
      <w:rPr>
        <w:rFonts w:asciiTheme="minorHAnsi" w:hAnsiTheme="minorHAnsi"/>
        <w:b/>
        <w:bCs/>
        <w:i/>
        <w:szCs w:val="18"/>
      </w:rPr>
      <w:instrText xml:space="preserve">PAGE  \* Arabic  \* MERGEFORMAT</w:instrText>
    </w:r>
    <w:r>
      <w:rPr>
        <w:rFonts w:asciiTheme="minorHAnsi" w:hAnsiTheme="minorHAnsi"/>
        <w:b/>
        <w:bCs/>
        <w:i/>
        <w:szCs w:val="18"/>
      </w:rPr>
      <w:fldChar w:fldCharType="separate"/>
    </w:r>
    <w:r>
      <w:rPr>
        <w:rFonts w:asciiTheme="minorHAnsi" w:hAnsiTheme="minorHAnsi"/>
        <w:b/>
        <w:bCs/>
        <w:i/>
        <w:szCs w:val="18"/>
        <w:lang w:val="es-ES"/>
      </w:rPr>
      <w:t>1</w:t>
    </w:r>
    <w:r>
      <w:rPr>
        <w:rFonts w:asciiTheme="minorHAnsi" w:hAnsiTheme="minorHAnsi"/>
        <w:b/>
        <w:bCs/>
        <w:i/>
        <w:szCs w:val="18"/>
      </w:rPr>
      <w:fldChar w:fldCharType="end"/>
    </w:r>
    <w:r>
      <w:rPr>
        <w:rFonts w:asciiTheme="minorHAnsi" w:hAnsiTheme="minorHAnsi"/>
        <w:b/>
        <w:i/>
        <w:szCs w:val="18"/>
        <w:lang w:val="es-ES"/>
      </w:rPr>
      <w:t xml:space="preserve"> de </w:t>
    </w:r>
    <w:r>
      <w:rPr>
        <w:rFonts w:asciiTheme="minorHAnsi" w:hAnsiTheme="minorHAnsi"/>
        <w:b/>
        <w:bCs/>
        <w:i/>
        <w:szCs w:val="18"/>
      </w:rPr>
      <w:fldChar w:fldCharType="begin"/>
    </w:r>
    <w:r>
      <w:rPr>
        <w:rFonts w:asciiTheme="minorHAnsi" w:hAnsiTheme="minorHAnsi"/>
        <w:b/>
        <w:bCs/>
        <w:i/>
        <w:szCs w:val="18"/>
      </w:rPr>
      <w:instrText xml:space="preserve">NUMPAGES  \* Arabic  \* MERGEFORMAT</w:instrText>
    </w:r>
    <w:r>
      <w:rPr>
        <w:rFonts w:asciiTheme="minorHAnsi" w:hAnsiTheme="minorHAnsi"/>
        <w:b/>
        <w:bCs/>
        <w:i/>
        <w:szCs w:val="18"/>
      </w:rPr>
      <w:fldChar w:fldCharType="separate"/>
    </w:r>
    <w:r>
      <w:rPr>
        <w:rFonts w:asciiTheme="minorHAnsi" w:hAnsiTheme="minorHAnsi"/>
        <w:b/>
        <w:bCs/>
        <w:i/>
        <w:szCs w:val="18"/>
        <w:lang w:val="es-ES"/>
      </w:rPr>
      <w:t>3</w:t>
    </w:r>
    <w:r>
      <w:rPr>
        <w:rFonts w:asciiTheme="minorHAnsi" w:hAnsiTheme="minorHAnsi"/>
        <w:b/>
        <w:bCs/>
        <w:i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F98E35">
    <w:pPr>
      <w:pStyle w:val="17"/>
      <w:rPr>
        <w:rFonts w:asciiTheme="minorHAnsi" w:hAnsiTheme="minorHAnsi"/>
        <w:b/>
        <w:i/>
      </w:rPr>
    </w:pPr>
    <w:r>
      <w:rPr>
        <w:lang w:eastAsia="es-CO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4720590</wp:posOffset>
          </wp:positionH>
          <wp:positionV relativeFrom="paragraph">
            <wp:posOffset>-335280</wp:posOffset>
          </wp:positionV>
          <wp:extent cx="2053590" cy="1078865"/>
          <wp:effectExtent l="0" t="0" r="3810" b="6985"/>
          <wp:wrapNone/>
          <wp:docPr id="7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53590" cy="10788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Theme="minorHAnsi" w:hAnsiTheme="minorHAnsi"/>
        <w:b/>
        <w:i/>
      </w:rPr>
      <w:t>Macroproceso</w:t>
    </w:r>
  </w:p>
  <w:p w14:paraId="08D14F1D">
    <w:pPr>
      <w:pStyle w:val="17"/>
      <w:rPr>
        <w:rFonts w:asciiTheme="minorHAnsi" w:hAnsiTheme="minorHAnsi"/>
        <w:b/>
        <w:i/>
      </w:rPr>
    </w:pPr>
    <w:r>
      <w:rPr>
        <w:rFonts w:asciiTheme="minorHAnsi" w:hAnsiTheme="minorHAnsi"/>
        <w:b/>
        <w:i/>
      </w:rPr>
      <w:t>Proceso</w:t>
    </w:r>
  </w:p>
  <w:p w14:paraId="60D4C66D">
    <w:pPr>
      <w:pStyle w:val="17"/>
      <w:rPr>
        <w:rFonts w:asciiTheme="minorHAnsi" w:hAnsiTheme="minorHAnsi"/>
        <w:b/>
        <w:sz w:val="28"/>
        <w:szCs w:val="20"/>
      </w:rPr>
    </w:pPr>
    <w:r>
      <w:rPr>
        <w:rFonts w:asciiTheme="minorHAnsi" w:hAnsiTheme="minorHAnsi"/>
        <w:b/>
        <w:i/>
      </w:rPr>
      <w:t>Título: Formato de registro de trabajo de grado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CC1F4B"/>
    <w:multiLevelType w:val="multilevel"/>
    <w:tmpl w:val="13CC1F4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2A803A19"/>
    <w:multiLevelType w:val="multilevel"/>
    <w:tmpl w:val="2A803A19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7150D0E"/>
    <w:multiLevelType w:val="multilevel"/>
    <w:tmpl w:val="57150D0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660934C2"/>
    <w:multiLevelType w:val="multilevel"/>
    <w:tmpl w:val="660934C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6FAC56EB"/>
    <w:multiLevelType w:val="multilevel"/>
    <w:tmpl w:val="6FAC56E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Nestor Duque">
    <w15:presenceInfo w15:providerId="AD" w15:userId="S::ndduqueme@unal.edu.co::cc9d19a4-792a-4bef-80ac-01690c1af793"/>
  </w15:person>
  <w15:person w15:author="jctre">
    <w15:presenceInfo w15:providerId="None" w15:userId="jctr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425"/>
  <w:doNotHyphenateCaps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DIGO" w:val="Plantilla 8"/>
    <w:docVar w:name="FECHA" w:val="19/05/2017"/>
    <w:docVar w:name="MACROPROCESO" w:val="UN. Institucional"/>
    <w:docVar w:name="PROCESO" w:val="000. Todos los procesos UNAL"/>
    <w:docVar w:name="TITULO" w:val="Plantilla Formatos Vertical en Word"/>
    <w:docVar w:name="VERSION" w:val="00"/>
  </w:docVars>
  <w:rsids>
    <w:rsidRoot w:val="00357B12"/>
    <w:rsid w:val="00010730"/>
    <w:rsid w:val="00010A53"/>
    <w:rsid w:val="0001190C"/>
    <w:rsid w:val="00033D74"/>
    <w:rsid w:val="00035D27"/>
    <w:rsid w:val="000449E0"/>
    <w:rsid w:val="00051BA5"/>
    <w:rsid w:val="000536C1"/>
    <w:rsid w:val="00067663"/>
    <w:rsid w:val="00094073"/>
    <w:rsid w:val="000A6A9D"/>
    <w:rsid w:val="000C29E7"/>
    <w:rsid w:val="000D1893"/>
    <w:rsid w:val="000E2D7E"/>
    <w:rsid w:val="000E7795"/>
    <w:rsid w:val="000F75C4"/>
    <w:rsid w:val="00113525"/>
    <w:rsid w:val="00116214"/>
    <w:rsid w:val="00131ED3"/>
    <w:rsid w:val="00142223"/>
    <w:rsid w:val="00145279"/>
    <w:rsid w:val="00167AE8"/>
    <w:rsid w:val="00192F8E"/>
    <w:rsid w:val="001A3D4A"/>
    <w:rsid w:val="001C1DDF"/>
    <w:rsid w:val="001C3021"/>
    <w:rsid w:val="001C5A28"/>
    <w:rsid w:val="00207D2A"/>
    <w:rsid w:val="002325B8"/>
    <w:rsid w:val="00246683"/>
    <w:rsid w:val="00250592"/>
    <w:rsid w:val="00265A12"/>
    <w:rsid w:val="00270F75"/>
    <w:rsid w:val="00297944"/>
    <w:rsid w:val="00297AC3"/>
    <w:rsid w:val="002A0C2D"/>
    <w:rsid w:val="002E0699"/>
    <w:rsid w:val="002F321F"/>
    <w:rsid w:val="002F3BD6"/>
    <w:rsid w:val="002F3CF1"/>
    <w:rsid w:val="00300C01"/>
    <w:rsid w:val="0030119E"/>
    <w:rsid w:val="00302A6D"/>
    <w:rsid w:val="00302AC1"/>
    <w:rsid w:val="00304DD7"/>
    <w:rsid w:val="00323664"/>
    <w:rsid w:val="00324AA2"/>
    <w:rsid w:val="00326E0C"/>
    <w:rsid w:val="003451BB"/>
    <w:rsid w:val="00357B12"/>
    <w:rsid w:val="0036518F"/>
    <w:rsid w:val="0037065E"/>
    <w:rsid w:val="003774F1"/>
    <w:rsid w:val="00380C2D"/>
    <w:rsid w:val="00385D42"/>
    <w:rsid w:val="003C3DA0"/>
    <w:rsid w:val="003E7394"/>
    <w:rsid w:val="00407796"/>
    <w:rsid w:val="00421545"/>
    <w:rsid w:val="00436D39"/>
    <w:rsid w:val="00480B99"/>
    <w:rsid w:val="00486390"/>
    <w:rsid w:val="00497ED7"/>
    <w:rsid w:val="004B59C9"/>
    <w:rsid w:val="004C0455"/>
    <w:rsid w:val="004C145E"/>
    <w:rsid w:val="004C7B5A"/>
    <w:rsid w:val="004D4DCC"/>
    <w:rsid w:val="004E334D"/>
    <w:rsid w:val="004E5D10"/>
    <w:rsid w:val="004E7812"/>
    <w:rsid w:val="004F1431"/>
    <w:rsid w:val="005000F9"/>
    <w:rsid w:val="005130D5"/>
    <w:rsid w:val="00517B5C"/>
    <w:rsid w:val="005217AC"/>
    <w:rsid w:val="005223B4"/>
    <w:rsid w:val="00535483"/>
    <w:rsid w:val="005358CE"/>
    <w:rsid w:val="00544B11"/>
    <w:rsid w:val="005477B8"/>
    <w:rsid w:val="00552C4C"/>
    <w:rsid w:val="00554043"/>
    <w:rsid w:val="005540EF"/>
    <w:rsid w:val="0055573E"/>
    <w:rsid w:val="00566385"/>
    <w:rsid w:val="005712BB"/>
    <w:rsid w:val="00571F49"/>
    <w:rsid w:val="0057280C"/>
    <w:rsid w:val="005A28A1"/>
    <w:rsid w:val="005D11EF"/>
    <w:rsid w:val="005D1F0C"/>
    <w:rsid w:val="005D4E68"/>
    <w:rsid w:val="00612BA8"/>
    <w:rsid w:val="00616F3E"/>
    <w:rsid w:val="0062541A"/>
    <w:rsid w:val="006314C3"/>
    <w:rsid w:val="00631569"/>
    <w:rsid w:val="00634D81"/>
    <w:rsid w:val="00645F97"/>
    <w:rsid w:val="006504FE"/>
    <w:rsid w:val="006543DD"/>
    <w:rsid w:val="00680292"/>
    <w:rsid w:val="006914C6"/>
    <w:rsid w:val="006975B5"/>
    <w:rsid w:val="006C1A50"/>
    <w:rsid w:val="006C5CD4"/>
    <w:rsid w:val="006D7EF1"/>
    <w:rsid w:val="006E3873"/>
    <w:rsid w:val="006E61E1"/>
    <w:rsid w:val="006E73FB"/>
    <w:rsid w:val="0072399A"/>
    <w:rsid w:val="007322E6"/>
    <w:rsid w:val="00736E28"/>
    <w:rsid w:val="007512D6"/>
    <w:rsid w:val="00754A67"/>
    <w:rsid w:val="0076038C"/>
    <w:rsid w:val="007625CB"/>
    <w:rsid w:val="007731C8"/>
    <w:rsid w:val="00785ADB"/>
    <w:rsid w:val="00791F16"/>
    <w:rsid w:val="00793265"/>
    <w:rsid w:val="00793674"/>
    <w:rsid w:val="00793778"/>
    <w:rsid w:val="007B7DF5"/>
    <w:rsid w:val="007C1880"/>
    <w:rsid w:val="007C749D"/>
    <w:rsid w:val="007D004A"/>
    <w:rsid w:val="007D063C"/>
    <w:rsid w:val="007D0F15"/>
    <w:rsid w:val="007E5A5F"/>
    <w:rsid w:val="007F74AF"/>
    <w:rsid w:val="00810EBB"/>
    <w:rsid w:val="00811D6B"/>
    <w:rsid w:val="0081382E"/>
    <w:rsid w:val="0083002B"/>
    <w:rsid w:val="00831150"/>
    <w:rsid w:val="00834624"/>
    <w:rsid w:val="00837085"/>
    <w:rsid w:val="00837B8E"/>
    <w:rsid w:val="0085311C"/>
    <w:rsid w:val="00872BDA"/>
    <w:rsid w:val="008734E1"/>
    <w:rsid w:val="00897418"/>
    <w:rsid w:val="008A095E"/>
    <w:rsid w:val="008A2EA6"/>
    <w:rsid w:val="008C23FF"/>
    <w:rsid w:val="008C43EB"/>
    <w:rsid w:val="008C6A4E"/>
    <w:rsid w:val="008C6C75"/>
    <w:rsid w:val="008E5EAB"/>
    <w:rsid w:val="00903B3B"/>
    <w:rsid w:val="0092044C"/>
    <w:rsid w:val="0092226A"/>
    <w:rsid w:val="00923EB8"/>
    <w:rsid w:val="00932C20"/>
    <w:rsid w:val="00935A49"/>
    <w:rsid w:val="0096454A"/>
    <w:rsid w:val="0096700C"/>
    <w:rsid w:val="009778F9"/>
    <w:rsid w:val="00977C49"/>
    <w:rsid w:val="009817D9"/>
    <w:rsid w:val="009B6B35"/>
    <w:rsid w:val="009C1EC1"/>
    <w:rsid w:val="009E020A"/>
    <w:rsid w:val="009E0F53"/>
    <w:rsid w:val="009E1E52"/>
    <w:rsid w:val="009F204A"/>
    <w:rsid w:val="009F2E77"/>
    <w:rsid w:val="00A14C34"/>
    <w:rsid w:val="00A24792"/>
    <w:rsid w:val="00A31B15"/>
    <w:rsid w:val="00A35359"/>
    <w:rsid w:val="00A429A6"/>
    <w:rsid w:val="00A540A8"/>
    <w:rsid w:val="00A67F00"/>
    <w:rsid w:val="00A82D88"/>
    <w:rsid w:val="00A96054"/>
    <w:rsid w:val="00A962FF"/>
    <w:rsid w:val="00AA028B"/>
    <w:rsid w:val="00AA3B2A"/>
    <w:rsid w:val="00AA7098"/>
    <w:rsid w:val="00AB36AA"/>
    <w:rsid w:val="00AD1E7D"/>
    <w:rsid w:val="00AD206C"/>
    <w:rsid w:val="00AE54B6"/>
    <w:rsid w:val="00AE7126"/>
    <w:rsid w:val="00AF23C6"/>
    <w:rsid w:val="00AF27F7"/>
    <w:rsid w:val="00AF5523"/>
    <w:rsid w:val="00AF7E3C"/>
    <w:rsid w:val="00B00C66"/>
    <w:rsid w:val="00B0636C"/>
    <w:rsid w:val="00B17725"/>
    <w:rsid w:val="00B46995"/>
    <w:rsid w:val="00B50247"/>
    <w:rsid w:val="00B54C96"/>
    <w:rsid w:val="00B6122D"/>
    <w:rsid w:val="00B666B9"/>
    <w:rsid w:val="00B814DE"/>
    <w:rsid w:val="00B83095"/>
    <w:rsid w:val="00B87287"/>
    <w:rsid w:val="00B87DAE"/>
    <w:rsid w:val="00B90978"/>
    <w:rsid w:val="00B90983"/>
    <w:rsid w:val="00B94D4A"/>
    <w:rsid w:val="00BB585C"/>
    <w:rsid w:val="00BE1835"/>
    <w:rsid w:val="00BE6955"/>
    <w:rsid w:val="00BF2AE5"/>
    <w:rsid w:val="00BF7FC9"/>
    <w:rsid w:val="00C00E05"/>
    <w:rsid w:val="00C07A2C"/>
    <w:rsid w:val="00C103C0"/>
    <w:rsid w:val="00C210A6"/>
    <w:rsid w:val="00C27AF3"/>
    <w:rsid w:val="00C34E62"/>
    <w:rsid w:val="00C37642"/>
    <w:rsid w:val="00C50ADE"/>
    <w:rsid w:val="00C66674"/>
    <w:rsid w:val="00C706FA"/>
    <w:rsid w:val="00C7341E"/>
    <w:rsid w:val="00C754E8"/>
    <w:rsid w:val="00C904D8"/>
    <w:rsid w:val="00C966C7"/>
    <w:rsid w:val="00CB3B38"/>
    <w:rsid w:val="00CB4B58"/>
    <w:rsid w:val="00CB6EF9"/>
    <w:rsid w:val="00CD6771"/>
    <w:rsid w:val="00CE09DA"/>
    <w:rsid w:val="00CE7C14"/>
    <w:rsid w:val="00CF01FE"/>
    <w:rsid w:val="00CF6328"/>
    <w:rsid w:val="00CF799F"/>
    <w:rsid w:val="00D02A1A"/>
    <w:rsid w:val="00D16E7F"/>
    <w:rsid w:val="00D20BF8"/>
    <w:rsid w:val="00D2476A"/>
    <w:rsid w:val="00D35066"/>
    <w:rsid w:val="00D35C7F"/>
    <w:rsid w:val="00D403EF"/>
    <w:rsid w:val="00D548D5"/>
    <w:rsid w:val="00D61ED3"/>
    <w:rsid w:val="00D73192"/>
    <w:rsid w:val="00D74A53"/>
    <w:rsid w:val="00D74B31"/>
    <w:rsid w:val="00D75B8D"/>
    <w:rsid w:val="00D90316"/>
    <w:rsid w:val="00DA64D6"/>
    <w:rsid w:val="00DB5D76"/>
    <w:rsid w:val="00DB7473"/>
    <w:rsid w:val="00DB7B9D"/>
    <w:rsid w:val="00DF582E"/>
    <w:rsid w:val="00E131AF"/>
    <w:rsid w:val="00E13B00"/>
    <w:rsid w:val="00E13B3B"/>
    <w:rsid w:val="00E3392D"/>
    <w:rsid w:val="00E41DD0"/>
    <w:rsid w:val="00E45559"/>
    <w:rsid w:val="00E67F64"/>
    <w:rsid w:val="00E72BC7"/>
    <w:rsid w:val="00E86969"/>
    <w:rsid w:val="00E87FDD"/>
    <w:rsid w:val="00E949EF"/>
    <w:rsid w:val="00ED07DA"/>
    <w:rsid w:val="00ED1334"/>
    <w:rsid w:val="00EE6EEF"/>
    <w:rsid w:val="00EF473B"/>
    <w:rsid w:val="00F023E6"/>
    <w:rsid w:val="00F36B0C"/>
    <w:rsid w:val="00F427AE"/>
    <w:rsid w:val="00F61F24"/>
    <w:rsid w:val="00F62529"/>
    <w:rsid w:val="00F6611E"/>
    <w:rsid w:val="00F80617"/>
    <w:rsid w:val="00F8271F"/>
    <w:rsid w:val="00F84A03"/>
    <w:rsid w:val="00FA0002"/>
    <w:rsid w:val="00FD3457"/>
    <w:rsid w:val="00FE1C96"/>
    <w:rsid w:val="00FE3F40"/>
    <w:rsid w:val="00FE60F5"/>
    <w:rsid w:val="00FF1F63"/>
    <w:rsid w:val="00FF531A"/>
    <w:rsid w:val="00FF53B8"/>
    <w:rsid w:val="02DC13C3"/>
    <w:rsid w:val="03F74790"/>
    <w:rsid w:val="05161E00"/>
    <w:rsid w:val="0616578E"/>
    <w:rsid w:val="0A833F52"/>
    <w:rsid w:val="0E026509"/>
    <w:rsid w:val="180F3786"/>
    <w:rsid w:val="1DC211EC"/>
    <w:rsid w:val="20C6294E"/>
    <w:rsid w:val="23771C52"/>
    <w:rsid w:val="23D43D78"/>
    <w:rsid w:val="2673237B"/>
    <w:rsid w:val="2CAA51C0"/>
    <w:rsid w:val="3750384F"/>
    <w:rsid w:val="38CB12F0"/>
    <w:rsid w:val="39A816C4"/>
    <w:rsid w:val="4F2C7EFC"/>
    <w:rsid w:val="52896FF7"/>
    <w:rsid w:val="52952D4D"/>
    <w:rsid w:val="54740EB1"/>
    <w:rsid w:val="625108BD"/>
    <w:rsid w:val="63B450AA"/>
    <w:rsid w:val="661334BF"/>
    <w:rsid w:val="6A4F23A0"/>
    <w:rsid w:val="70D7566B"/>
    <w:rsid w:val="738A0204"/>
    <w:rsid w:val="7431425A"/>
    <w:rsid w:val="7FD12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qFormat="1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" w:hAnsi="Arial" w:eastAsia="Times New Roman" w:cs="Arial"/>
      <w:sz w:val="24"/>
      <w:szCs w:val="24"/>
      <w:lang w:val="es-CO" w:eastAsia="es-ES" w:bidi="ar-SA"/>
    </w:rPr>
  </w:style>
  <w:style w:type="paragraph" w:styleId="2">
    <w:name w:val="heading 1"/>
    <w:basedOn w:val="1"/>
    <w:next w:val="1"/>
    <w:qFormat/>
    <w:uiPriority w:val="0"/>
    <w:pPr>
      <w:keepNext/>
      <w:jc w:val="center"/>
      <w:outlineLvl w:val="0"/>
    </w:pPr>
    <w:rPr>
      <w:b/>
      <w:bCs/>
      <w:sz w:val="22"/>
      <w:szCs w:val="22"/>
    </w:rPr>
  </w:style>
  <w:style w:type="paragraph" w:styleId="3">
    <w:name w:val="heading 2"/>
    <w:basedOn w:val="1"/>
    <w:next w:val="1"/>
    <w:qFormat/>
    <w:uiPriority w:val="0"/>
    <w:pPr>
      <w:keepNext/>
      <w:jc w:val="right"/>
      <w:outlineLvl w:val="1"/>
    </w:pPr>
    <w:rPr>
      <w:b/>
      <w:bCs/>
      <w:sz w:val="22"/>
      <w:szCs w:val="22"/>
    </w:rPr>
  </w:style>
  <w:style w:type="paragraph" w:styleId="4">
    <w:name w:val="heading 6"/>
    <w:basedOn w:val="1"/>
    <w:next w:val="1"/>
    <w:link w:val="30"/>
    <w:semiHidden/>
    <w:unhideWhenUsed/>
    <w:qFormat/>
    <w:uiPriority w:val="0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annotation reference"/>
    <w:basedOn w:val="5"/>
    <w:qFormat/>
    <w:uiPriority w:val="0"/>
    <w:rPr>
      <w:sz w:val="16"/>
      <w:szCs w:val="16"/>
    </w:rPr>
  </w:style>
  <w:style w:type="character" w:styleId="8">
    <w:name w:val="Emphasis"/>
    <w:basedOn w:val="5"/>
    <w:qFormat/>
    <w:uiPriority w:val="20"/>
    <w:rPr>
      <w:i/>
      <w:iCs/>
    </w:rPr>
  </w:style>
  <w:style w:type="character" w:styleId="9">
    <w:name w:val="Hyperlink"/>
    <w:qFormat/>
    <w:uiPriority w:val="0"/>
    <w:rPr>
      <w:color w:val="0563C1"/>
      <w:u w:val="single"/>
    </w:rPr>
  </w:style>
  <w:style w:type="character" w:styleId="10">
    <w:name w:val="FollowedHyperlink"/>
    <w:basedOn w:val="5"/>
    <w:semiHidden/>
    <w:unhideWhenUsed/>
    <w:qFormat/>
    <w:uiPriority w:val="0"/>
    <w:rPr>
      <w:color w:val="800080"/>
      <w:u w:val="single"/>
    </w:rPr>
  </w:style>
  <w:style w:type="character" w:styleId="11">
    <w:name w:val="page number"/>
    <w:basedOn w:val="5"/>
    <w:qFormat/>
    <w:uiPriority w:val="0"/>
  </w:style>
  <w:style w:type="character" w:styleId="12">
    <w:name w:val="Strong"/>
    <w:basedOn w:val="5"/>
    <w:qFormat/>
    <w:uiPriority w:val="22"/>
    <w:rPr>
      <w:b/>
      <w:bCs/>
    </w:rPr>
  </w:style>
  <w:style w:type="paragraph" w:styleId="13">
    <w:name w:val="Document Map"/>
    <w:basedOn w:val="1"/>
    <w:semiHidden/>
    <w:qFormat/>
    <w:uiPriority w:val="0"/>
    <w:pPr>
      <w:shd w:val="clear" w:color="auto" w:fill="000080"/>
    </w:pPr>
    <w:rPr>
      <w:rFonts w:ascii="Tahoma" w:hAnsi="Tahoma" w:cs="Tahoma"/>
    </w:rPr>
  </w:style>
  <w:style w:type="paragraph" w:styleId="14">
    <w:name w:val="annotation subject"/>
    <w:basedOn w:val="15"/>
    <w:next w:val="15"/>
    <w:link w:val="24"/>
    <w:qFormat/>
    <w:uiPriority w:val="0"/>
    <w:rPr>
      <w:b/>
      <w:bCs/>
    </w:rPr>
  </w:style>
  <w:style w:type="paragraph" w:styleId="15">
    <w:name w:val="annotation text"/>
    <w:basedOn w:val="1"/>
    <w:link w:val="23"/>
    <w:qFormat/>
    <w:uiPriority w:val="0"/>
    <w:rPr>
      <w:sz w:val="20"/>
      <w:szCs w:val="20"/>
    </w:rPr>
  </w:style>
  <w:style w:type="paragraph" w:styleId="16">
    <w:name w:val="Balloon Text"/>
    <w:basedOn w:val="1"/>
    <w:link w:val="25"/>
    <w:qFormat/>
    <w:uiPriority w:val="0"/>
    <w:rPr>
      <w:rFonts w:ascii="Tahoma" w:hAnsi="Tahoma" w:cs="Tahoma"/>
      <w:sz w:val="16"/>
      <w:szCs w:val="16"/>
    </w:rPr>
  </w:style>
  <w:style w:type="paragraph" w:styleId="17">
    <w:name w:val="header"/>
    <w:basedOn w:val="1"/>
    <w:link w:val="28"/>
    <w:qFormat/>
    <w:uiPriority w:val="99"/>
    <w:pPr>
      <w:tabs>
        <w:tab w:val="center" w:pos="4252"/>
        <w:tab w:val="right" w:pos="8504"/>
      </w:tabs>
    </w:pPr>
  </w:style>
  <w:style w:type="paragraph" w:styleId="18">
    <w:name w:val="Body Text Indent"/>
    <w:basedOn w:val="1"/>
    <w:qFormat/>
    <w:uiPriority w:val="0"/>
    <w:pPr>
      <w:tabs>
        <w:tab w:val="left" w:pos="1134"/>
      </w:tabs>
      <w:ind w:left="851" w:hanging="851"/>
      <w:jc w:val="both"/>
    </w:pPr>
  </w:style>
  <w:style w:type="paragraph" w:styleId="19">
    <w:name w:val="Normal (Web)"/>
    <w:basedOn w:val="1"/>
    <w:unhideWhenUsed/>
    <w:qFormat/>
    <w:uiPriority w:val="99"/>
    <w:pPr>
      <w:widowControl/>
      <w:autoSpaceDE/>
      <w:autoSpaceDN/>
      <w:spacing w:before="100" w:beforeAutospacing="1" w:after="100" w:afterAutospacing="1" w:line="336" w:lineRule="auto"/>
    </w:pPr>
    <w:rPr>
      <w:rFonts w:ascii="Times New Roman" w:hAnsi="Times New Roman" w:cs="Times New Roman"/>
      <w:sz w:val="31"/>
      <w:szCs w:val="31"/>
      <w:lang w:val="es-ES"/>
    </w:rPr>
  </w:style>
  <w:style w:type="paragraph" w:styleId="20">
    <w:name w:val="footer"/>
    <w:basedOn w:val="1"/>
    <w:link w:val="29"/>
    <w:qFormat/>
    <w:uiPriority w:val="99"/>
    <w:pPr>
      <w:tabs>
        <w:tab w:val="center" w:pos="4252"/>
        <w:tab w:val="right" w:pos="8504"/>
      </w:tabs>
    </w:pPr>
  </w:style>
  <w:style w:type="paragraph" w:styleId="21">
    <w:name w:val="Body Text"/>
    <w:basedOn w:val="1"/>
    <w:qFormat/>
    <w:uiPriority w:val="0"/>
    <w:pPr>
      <w:jc w:val="both"/>
    </w:pPr>
  </w:style>
  <w:style w:type="table" w:styleId="22">
    <w:name w:val="Table Grid"/>
    <w:basedOn w:val="6"/>
    <w:qFormat/>
    <w:uiPriority w:val="59"/>
    <w:rPr>
      <w:rFonts w:asciiTheme="minorHAnsi" w:hAnsiTheme="minorHAnsi" w:eastAsiaTheme="minorHAnsi" w:cstheme="minorBidi"/>
      <w:sz w:val="22"/>
      <w:szCs w:val="22"/>
      <w:lang w:eastAsia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23">
    <w:name w:val="Texto comentario Car"/>
    <w:basedOn w:val="5"/>
    <w:link w:val="15"/>
    <w:qFormat/>
    <w:uiPriority w:val="0"/>
    <w:rPr>
      <w:rFonts w:ascii="Arial" w:hAnsi="Arial" w:cs="Arial"/>
      <w:lang w:eastAsia="es-ES"/>
    </w:rPr>
  </w:style>
  <w:style w:type="character" w:customStyle="1" w:styleId="24">
    <w:name w:val="Asunto del comentario Car"/>
    <w:basedOn w:val="23"/>
    <w:link w:val="14"/>
    <w:qFormat/>
    <w:uiPriority w:val="0"/>
    <w:rPr>
      <w:rFonts w:ascii="Arial" w:hAnsi="Arial" w:cs="Arial"/>
      <w:b/>
      <w:bCs/>
      <w:lang w:eastAsia="es-ES"/>
    </w:rPr>
  </w:style>
  <w:style w:type="character" w:customStyle="1" w:styleId="25">
    <w:name w:val="Texto de globo Car"/>
    <w:basedOn w:val="5"/>
    <w:link w:val="16"/>
    <w:qFormat/>
    <w:uiPriority w:val="0"/>
    <w:rPr>
      <w:rFonts w:ascii="Tahoma" w:hAnsi="Tahoma" w:cs="Tahoma"/>
      <w:sz w:val="16"/>
      <w:szCs w:val="16"/>
      <w:lang w:eastAsia="es-ES"/>
    </w:rPr>
  </w:style>
  <w:style w:type="paragraph" w:styleId="26">
    <w:name w:val="List Paragraph"/>
    <w:basedOn w:val="1"/>
    <w:qFormat/>
    <w:uiPriority w:val="34"/>
    <w:pPr>
      <w:widowControl/>
      <w:autoSpaceDE/>
      <w:autoSpaceDN/>
      <w:ind w:left="720"/>
      <w:contextualSpacing/>
    </w:pPr>
    <w:rPr>
      <w:rFonts w:ascii="Times New Roman" w:hAnsi="Times New Roman" w:cs="Times New Roman"/>
      <w:lang w:val="es-ES"/>
    </w:rPr>
  </w:style>
  <w:style w:type="paragraph" w:customStyle="1" w:styleId="27">
    <w:name w:val="Default"/>
    <w:qFormat/>
    <w:uiPriority w:val="0"/>
    <w:pPr>
      <w:autoSpaceDE w:val="0"/>
      <w:autoSpaceDN w:val="0"/>
      <w:adjustRightInd w:val="0"/>
    </w:pPr>
    <w:rPr>
      <w:rFonts w:ascii="Arial" w:hAnsi="Arial" w:eastAsia="Times New Roman" w:cs="Arial"/>
      <w:color w:val="000000"/>
      <w:sz w:val="24"/>
      <w:szCs w:val="24"/>
      <w:lang w:val="es-CO" w:eastAsia="es-CO" w:bidi="ar-SA"/>
    </w:rPr>
  </w:style>
  <w:style w:type="character" w:customStyle="1" w:styleId="28">
    <w:name w:val="Encabezado Car"/>
    <w:basedOn w:val="5"/>
    <w:link w:val="17"/>
    <w:qFormat/>
    <w:uiPriority w:val="99"/>
    <w:rPr>
      <w:rFonts w:ascii="Arial" w:hAnsi="Arial" w:cs="Arial"/>
      <w:sz w:val="24"/>
      <w:szCs w:val="24"/>
      <w:lang w:eastAsia="es-ES"/>
    </w:rPr>
  </w:style>
  <w:style w:type="character" w:customStyle="1" w:styleId="29">
    <w:name w:val="Pie de página Car"/>
    <w:basedOn w:val="5"/>
    <w:link w:val="20"/>
    <w:qFormat/>
    <w:uiPriority w:val="99"/>
    <w:rPr>
      <w:rFonts w:ascii="Arial" w:hAnsi="Arial" w:cs="Arial"/>
      <w:sz w:val="24"/>
      <w:szCs w:val="24"/>
      <w:lang w:eastAsia="es-ES"/>
    </w:rPr>
  </w:style>
  <w:style w:type="character" w:customStyle="1" w:styleId="30">
    <w:name w:val="Título 6 Car"/>
    <w:basedOn w:val="5"/>
    <w:link w:val="4"/>
    <w:semiHidden/>
    <w:qFormat/>
    <w:uiPriority w:val="0"/>
    <w:rPr>
      <w:rFonts w:asciiTheme="majorHAnsi" w:hAnsiTheme="majorHAnsi" w:eastAsiaTheme="majorEastAsia" w:cstheme="majorBidi"/>
      <w:color w:val="254061" w:themeColor="accent1" w:themeShade="80"/>
      <w:sz w:val="24"/>
      <w:szCs w:val="24"/>
      <w:lang w:eastAsia="es-ES"/>
    </w:rPr>
  </w:style>
  <w:style w:type="paragraph" w:customStyle="1" w:styleId="31">
    <w:name w:val="Revision"/>
    <w:hidden/>
    <w:unhideWhenUsed/>
    <w:qFormat/>
    <w:uiPriority w:val="99"/>
    <w:rPr>
      <w:rFonts w:ascii="Arial" w:hAnsi="Arial" w:eastAsia="Times New Roman" w:cs="Arial"/>
      <w:sz w:val="24"/>
      <w:szCs w:val="24"/>
      <w:lang w:val="es-CO" w:eastAsia="es-E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E9858C-8029-4E5E-982D-22CD4F28D95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Manager>INALCEC</Manager>
  <Company>SECRETARIA DE CULTURA, RECREACION Y DEPORTE</Company>
  <Pages>8</Pages>
  <Words>2598</Words>
  <Characters>14289</Characters>
  <Lines>119</Lines>
  <Paragraphs>33</Paragraphs>
  <TotalTime>19</TotalTime>
  <ScaleCrop>false</ScaleCrop>
  <LinksUpToDate>false</LinksUpToDate>
  <CharactersWithSpaces>16854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2022-06-28T15:02:00Z</dcterms:created>
  <dc:creator>Administración de Sistemas Informáticos</dc:creator>
  <cp:lastModifiedBy>jctre</cp:lastModifiedBy>
  <cp:lastPrinted>2017-04-04T17:06:00Z</cp:lastPrinted>
  <dcterms:modified xsi:type="dcterms:W3CDTF">2025-11-15T16:05:58Z</dcterms:modified>
  <dc:title>NOMBRE DEL DOCUMENTO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A969E41068D64959B9233273F2596961_13</vt:lpwstr>
  </property>
</Properties>
</file>